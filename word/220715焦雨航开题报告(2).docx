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1595FA">
      <w:pPr>
        <w:pStyle w:val="6"/>
        <w:tabs>
          <w:tab w:val="left" w:pos="8568"/>
        </w:tabs>
        <w:spacing w:after="0" w:line="288" w:lineRule="auto"/>
        <w:ind w:firstLine="0" w:firstLineChars="0"/>
        <w:jc w:val="center"/>
        <w:rPr>
          <w:rFonts w:hint="eastAsia" w:eastAsia="黑体"/>
          <w:b/>
          <w:sz w:val="36"/>
        </w:rPr>
      </w:pPr>
      <w:bookmarkStart w:id="0" w:name="_GoBack"/>
      <w:bookmarkEnd w:id="0"/>
      <w:r>
        <w:rPr>
          <w:rFonts w:hint="eastAsia" w:eastAsia="宋体"/>
          <w:lang w:eastAsia="zh-CN"/>
        </w:rPr>
        <w:drawing>
          <wp:inline distT="0" distB="0" distL="114300" distR="114300">
            <wp:extent cx="2246630" cy="447040"/>
            <wp:effectExtent l="0" t="0" r="1270" b="10160"/>
            <wp:docPr id="1" name="图片 3" descr="附件2：河南财经政法大学校名（标准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附件2：河南财经政法大学校名（标准版）"/>
                    <pic:cNvPicPr>
                      <a:picLocks noChangeAspect="1"/>
                    </pic:cNvPicPr>
                  </pic:nvPicPr>
                  <pic:blipFill>
                    <a:blip r:embed="rId9"/>
                    <a:srcRect l="16878" t="40726" r="17120" b="40733"/>
                    <a:stretch>
                      <a:fillRect/>
                    </a:stretch>
                  </pic:blipFill>
                  <pic:spPr>
                    <a:xfrm>
                      <a:off x="0" y="0"/>
                      <a:ext cx="2246630" cy="447040"/>
                    </a:xfrm>
                    <a:prstGeom prst="rect">
                      <a:avLst/>
                    </a:prstGeom>
                    <a:noFill/>
                    <a:ln>
                      <a:noFill/>
                    </a:ln>
                  </pic:spPr>
                </pic:pic>
              </a:graphicData>
            </a:graphic>
          </wp:inline>
        </w:drawing>
      </w:r>
    </w:p>
    <w:p w14:paraId="6D0B6E93">
      <w:pPr>
        <w:pStyle w:val="6"/>
        <w:tabs>
          <w:tab w:val="left" w:pos="8568"/>
        </w:tabs>
        <w:spacing w:after="0" w:line="288" w:lineRule="auto"/>
        <w:ind w:firstLine="0" w:firstLineChars="0"/>
        <w:jc w:val="center"/>
        <w:rPr>
          <w:rFonts w:hint="eastAsia" w:ascii="黑体" w:hAnsi="新宋体" w:eastAsia="黑体" w:cs="Arial"/>
          <w:sz w:val="36"/>
          <w:szCs w:val="36"/>
        </w:rPr>
      </w:pPr>
      <w:r>
        <w:rPr>
          <w:rFonts w:hint="eastAsia" w:ascii="黑体" w:hAnsi="新宋体" w:eastAsia="黑体" w:cs="Arial"/>
          <w:sz w:val="36"/>
          <w:szCs w:val="36"/>
        </w:rPr>
        <w:t>本科生毕业论文(设计)开题报告</w:t>
      </w:r>
    </w:p>
    <w:p w14:paraId="30FA6AB4">
      <w:pPr>
        <w:pStyle w:val="6"/>
        <w:tabs>
          <w:tab w:val="left" w:pos="8568"/>
        </w:tabs>
        <w:spacing w:after="0" w:line="240" w:lineRule="exact"/>
        <w:ind w:firstLine="0" w:firstLineChars="0"/>
        <w:jc w:val="center"/>
        <w:rPr>
          <w:rFonts w:hint="eastAsia" w:ascii="黑体" w:hAnsi="华文中宋" w:eastAsia="黑体" w:cs="Arial"/>
          <w:sz w:val="36"/>
          <w:szCs w:val="36"/>
        </w:rPr>
      </w:pPr>
    </w:p>
    <w:tbl>
      <w:tblPr>
        <w:tblStyle w:val="11"/>
        <w:tblW w:w="0" w:type="auto"/>
        <w:jc w:val="center"/>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
      <w:tblGrid>
        <w:gridCol w:w="1539"/>
        <w:gridCol w:w="7389"/>
      </w:tblGrid>
      <w:tr w14:paraId="64C2AAF1">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8928" w:type="dxa"/>
            <w:gridSpan w:val="2"/>
            <w:noWrap w:val="0"/>
            <w:vAlign w:val="top"/>
          </w:tcPr>
          <w:p w14:paraId="7C5BCBA6">
            <w:pPr>
              <w:pStyle w:val="6"/>
              <w:tabs>
                <w:tab w:val="left" w:pos="8568"/>
                <w:tab w:val="right" w:pos="10472"/>
                <w:tab w:val="clear" w:pos="8640"/>
              </w:tabs>
              <w:spacing w:before="62" w:beforeLines="20" w:after="120" w:line="700" w:lineRule="exact"/>
              <w:ind w:firstLine="0" w:firstLineChars="0"/>
              <w:rPr>
                <w:rFonts w:hint="eastAsia" w:ascii="宋体" w:hAnsi="宋体" w:cs="Arial"/>
                <w:u w:val="single"/>
              </w:rPr>
            </w:pPr>
            <w:r>
              <w:rPr>
                <w:rFonts w:hint="eastAsia" w:ascii="宋体" w:hAnsi="宋体" w:cs="Arial"/>
              </w:rPr>
              <w:t>班级：</w:t>
            </w:r>
            <w:r>
              <w:rPr>
                <w:rFonts w:hint="eastAsia" w:ascii="宋体" w:hAnsi="宋体" w:cs="Arial"/>
                <w:u w:val="single"/>
              </w:rPr>
              <w:t xml:space="preserve">        </w:t>
            </w:r>
            <w:r>
              <w:rPr>
                <w:rFonts w:hint="eastAsia" w:ascii="宋体" w:hAnsi="宋体" w:cs="Arial"/>
                <w:u w:val="single"/>
                <w:lang w:val="en-US" w:eastAsia="zh-CN"/>
              </w:rPr>
              <w:t>220715</w:t>
            </w:r>
            <w:r>
              <w:rPr>
                <w:rFonts w:hint="eastAsia" w:ascii="宋体" w:hAnsi="宋体" w:cs="Arial"/>
                <w:u w:val="single"/>
              </w:rPr>
              <w:t xml:space="preserve">           </w:t>
            </w:r>
            <w:r>
              <w:rPr>
                <w:rFonts w:hint="eastAsia" w:ascii="宋体" w:hAnsi="宋体" w:cs="Arial"/>
                <w:u w:val="single"/>
                <w:lang w:val="en-US" w:eastAsia="zh-CN"/>
              </w:rPr>
              <w:t xml:space="preserve"> </w:t>
            </w:r>
            <w:r>
              <w:rPr>
                <w:rFonts w:hint="eastAsia" w:ascii="宋体" w:hAnsi="宋体" w:cs="Arial"/>
              </w:rPr>
              <w:t>专业：</w:t>
            </w:r>
            <w:r>
              <w:rPr>
                <w:rFonts w:hint="eastAsia" w:ascii="宋体" w:hAnsi="宋体" w:cs="Arial"/>
                <w:u w:val="single"/>
              </w:rPr>
              <w:t>软件工程（DNIIT国际认证方向）</w:t>
            </w:r>
          </w:p>
          <w:p w14:paraId="4B9209DF">
            <w:pPr>
              <w:pStyle w:val="6"/>
              <w:tabs>
                <w:tab w:val="left" w:pos="8568"/>
                <w:tab w:val="right" w:pos="10472"/>
                <w:tab w:val="clear" w:pos="8640"/>
              </w:tabs>
              <w:spacing w:before="62" w:beforeLines="20" w:after="120" w:line="700" w:lineRule="exact"/>
              <w:ind w:firstLine="0" w:firstLineChars="0"/>
              <w:rPr>
                <w:rFonts w:hint="eastAsia" w:ascii="宋体" w:hAnsi="宋体" w:cs="Arial"/>
              </w:rPr>
            </w:pPr>
            <w:r>
              <w:rPr>
                <w:rFonts w:hint="eastAsia" w:ascii="宋体" w:hAnsi="宋体" w:cs="Arial"/>
              </w:rPr>
              <w:t>姓名：</w:t>
            </w:r>
            <w:r>
              <w:rPr>
                <w:rFonts w:hint="eastAsia" w:ascii="宋体" w:hAnsi="宋体" w:cs="Arial"/>
                <w:u w:val="single"/>
              </w:rPr>
              <w:t xml:space="preserve">          </w:t>
            </w:r>
            <w:r>
              <w:rPr>
                <w:rFonts w:hint="eastAsia" w:ascii="宋体" w:hAnsi="宋体" w:cs="Arial"/>
                <w:u w:val="single"/>
                <w:lang w:val="en-US" w:eastAsia="zh-CN"/>
              </w:rPr>
              <w:t>焦雨航</w:t>
            </w:r>
            <w:r>
              <w:rPr>
                <w:rFonts w:hint="eastAsia" w:ascii="宋体" w:hAnsi="宋体" w:cs="Arial"/>
                <w:u w:val="single"/>
              </w:rPr>
              <w:t xml:space="preserve">          </w:t>
            </w:r>
            <w:r>
              <w:rPr>
                <w:rFonts w:hint="eastAsia" w:ascii="宋体" w:hAnsi="宋体" w:cs="Arial"/>
              </w:rPr>
              <w:t>学号：</w:t>
            </w:r>
            <w:r>
              <w:rPr>
                <w:rFonts w:hint="eastAsia" w:ascii="宋体" w:hAnsi="宋体" w:cs="Arial"/>
                <w:u w:val="single"/>
              </w:rPr>
              <w:t xml:space="preserve">  </w:t>
            </w:r>
            <w:r>
              <w:rPr>
                <w:rFonts w:hint="eastAsia" w:ascii="宋体" w:hAnsi="宋体" w:cs="Arial"/>
                <w:u w:val="single"/>
                <w:lang w:val="en-US" w:eastAsia="zh-CN"/>
              </w:rPr>
              <w:t xml:space="preserve">       202234070323</w:t>
            </w:r>
            <w:r>
              <w:rPr>
                <w:rFonts w:hint="eastAsia" w:ascii="宋体" w:hAnsi="宋体" w:cs="Arial"/>
                <w:u w:val="single"/>
              </w:rPr>
              <w:t xml:space="preserve">         </w:t>
            </w:r>
          </w:p>
        </w:tc>
      </w:tr>
      <w:tr w14:paraId="04AF524C">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8928" w:type="dxa"/>
            <w:gridSpan w:val="2"/>
            <w:noWrap w:val="0"/>
            <w:vAlign w:val="top"/>
          </w:tcPr>
          <w:p w14:paraId="227FF3C3">
            <w:pPr>
              <w:pStyle w:val="6"/>
              <w:tabs>
                <w:tab w:val="left" w:pos="8568"/>
              </w:tabs>
              <w:spacing w:before="62" w:beforeLines="20" w:after="48" w:line="288" w:lineRule="auto"/>
              <w:ind w:firstLine="0" w:firstLineChars="0"/>
              <w:rPr>
                <w:rFonts w:hint="eastAsia" w:ascii="宋体" w:hAnsi="宋体"/>
              </w:rPr>
            </w:pPr>
            <w:r>
              <w:rPr>
                <w:rFonts w:hint="eastAsia" w:ascii="宋体" w:hAnsi="宋体"/>
              </w:rPr>
              <w:t>毕业设计(论文)题目：基于Hudi统一湖仓的电商广告实时与离线一体化分析系统设计与实现</w:t>
            </w:r>
          </w:p>
        </w:tc>
      </w:tr>
      <w:tr w14:paraId="7C0D3211">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1539" w:type="dxa"/>
            <w:tcBorders>
              <w:right w:val="single" w:color="auto" w:sz="4" w:space="0"/>
            </w:tcBorders>
            <w:noWrap w:val="0"/>
            <w:vAlign w:val="center"/>
          </w:tcPr>
          <w:p w14:paraId="350F7B1C">
            <w:pPr>
              <w:jc w:val="center"/>
              <w:outlineLvl w:val="0"/>
              <w:rPr>
                <w:rFonts w:hint="eastAsia" w:ascii="宋体" w:hAnsi="宋体" w:eastAsia="宋体" w:cs="宋体"/>
                <w:sz w:val="24"/>
                <w:szCs w:val="24"/>
              </w:rPr>
            </w:pPr>
            <w:r>
              <w:rPr>
                <w:rFonts w:hint="eastAsia" w:ascii="宋体" w:hAnsi="宋体" w:eastAsia="宋体" w:cs="宋体"/>
                <w:sz w:val="24"/>
                <w:szCs w:val="24"/>
              </w:rPr>
              <w:t>题目来源</w:t>
            </w:r>
          </w:p>
        </w:tc>
        <w:tc>
          <w:tcPr>
            <w:tcW w:w="7389" w:type="dxa"/>
            <w:tcBorders>
              <w:left w:val="single" w:color="auto" w:sz="4" w:space="0"/>
            </w:tcBorders>
            <w:noWrap w:val="0"/>
            <w:vAlign w:val="center"/>
          </w:tcPr>
          <w:p w14:paraId="3BC2968F">
            <w:pPr>
              <w:ind w:firstLine="480" w:firstLineChars="200"/>
              <w:jc w:val="both"/>
              <w:outlineLvl w:val="0"/>
              <w:rPr>
                <w:rFonts w:hint="eastAsia" w:ascii="宋体" w:hAnsi="宋体" w:eastAsia="宋体" w:cs="宋体"/>
                <w:sz w:val="24"/>
                <w:szCs w:val="24"/>
              </w:rPr>
            </w:pPr>
            <w:r>
              <w:rPr>
                <w:rFonts w:hint="eastAsia" w:ascii="宋体" w:hAnsi="宋体" w:eastAsia="宋体" w:cs="宋体"/>
                <w:sz w:val="24"/>
                <w:szCs w:val="24"/>
              </w:rPr>
              <w:sym w:font="Wingdings 2" w:char="00A3"/>
            </w:r>
            <w:r>
              <w:rPr>
                <w:rFonts w:hint="eastAsia" w:ascii="宋体" w:hAnsi="宋体" w:eastAsia="宋体" w:cs="宋体"/>
                <w:sz w:val="24"/>
                <w:szCs w:val="24"/>
              </w:rPr>
              <w:t xml:space="preserve">科研课题 </w:t>
            </w:r>
            <w:r>
              <w:rPr>
                <w:rFonts w:hint="eastAsia" w:ascii="宋体" w:hAnsi="宋体" w:eastAsia="宋体" w:cs="宋体"/>
                <w:sz w:val="24"/>
                <w:szCs w:val="24"/>
              </w:rPr>
              <w:sym w:font="Wingdings 2" w:char="00A3"/>
            </w:r>
            <w:r>
              <w:rPr>
                <w:rFonts w:hint="eastAsia" w:ascii="宋体" w:hAnsi="宋体" w:eastAsia="宋体" w:cs="宋体"/>
                <w:sz w:val="24"/>
                <w:szCs w:val="24"/>
              </w:rPr>
              <w:t xml:space="preserve">社会生产实际 </w:t>
            </w:r>
            <w:r>
              <w:rPr>
                <w:rFonts w:hint="eastAsia" w:ascii="宋体" w:hAnsi="宋体" w:eastAsia="宋体" w:cs="宋体"/>
                <w:sz w:val="24"/>
                <w:szCs w:val="24"/>
                <w:lang w:eastAsia="zh-CN"/>
              </w:rPr>
              <w:t>☑</w:t>
            </w:r>
            <w:r>
              <w:rPr>
                <w:rFonts w:hint="eastAsia" w:ascii="宋体" w:hAnsi="宋体" w:eastAsia="宋体" w:cs="宋体"/>
                <w:sz w:val="24"/>
                <w:szCs w:val="24"/>
              </w:rPr>
              <w:t>教学实践（含实验） □其它</w:t>
            </w:r>
          </w:p>
        </w:tc>
      </w:tr>
      <w:tr w14:paraId="178CE65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7126" w:hRule="atLeast"/>
          <w:jc w:val="center"/>
        </w:trPr>
        <w:tc>
          <w:tcPr>
            <w:tcW w:w="8928" w:type="dxa"/>
            <w:gridSpan w:val="2"/>
            <w:noWrap w:val="0"/>
            <w:vAlign w:val="top"/>
          </w:tcPr>
          <w:p w14:paraId="65C809FE">
            <w:pPr>
              <w:pStyle w:val="6"/>
              <w:tabs>
                <w:tab w:val="left" w:pos="8568"/>
                <w:tab w:val="right" w:pos="10472"/>
                <w:tab w:val="clear" w:pos="8640"/>
              </w:tabs>
              <w:spacing w:after="0" w:line="300" w:lineRule="auto"/>
              <w:ind w:firstLine="0" w:firstLineChars="0"/>
              <w:rPr>
                <w:rFonts w:hint="eastAsia" w:ascii="黑体" w:hAnsi="黑体" w:eastAsia="黑体" w:cs="Times New Roman"/>
              </w:rPr>
            </w:pPr>
            <w:r>
              <w:rPr>
                <w:rFonts w:hint="eastAsia" w:ascii="黑体" w:hAnsi="黑体" w:eastAsia="黑体" w:cs="Times New Roman"/>
              </w:rPr>
              <w:t>一、研究的背景和意义</w:t>
            </w:r>
          </w:p>
          <w:p w14:paraId="01D635CA">
            <w:pPr>
              <w:pStyle w:val="6"/>
              <w:tabs>
                <w:tab w:val="left" w:pos="8568"/>
                <w:tab w:val="right" w:pos="10472"/>
                <w:tab w:val="clear" w:pos="8640"/>
              </w:tabs>
              <w:spacing w:after="0" w:line="300" w:lineRule="auto"/>
              <w:ind w:left="0" w:leftChars="0" w:firstLine="417" w:firstLineChars="177"/>
              <w:rPr>
                <w:rFonts w:hint="eastAsia" w:asciiTheme="minorEastAsia" w:hAnsiTheme="minorEastAsia" w:eastAsiaTheme="minorEastAsia" w:cstheme="minorEastAsia"/>
              </w:rPr>
            </w:pPr>
            <w:r>
              <w:rPr>
                <w:rFonts w:hint="eastAsia" w:asciiTheme="minorEastAsia" w:hAnsiTheme="minorEastAsia" w:eastAsiaTheme="minorEastAsia" w:cstheme="minorEastAsia"/>
              </w:rPr>
              <w:t>1.1 研究背景</w:t>
            </w:r>
          </w:p>
          <w:p w14:paraId="0DCB3901">
            <w:pPr>
              <w:pStyle w:val="6"/>
              <w:tabs>
                <w:tab w:val="left" w:pos="8568"/>
                <w:tab w:val="right" w:pos="10472"/>
                <w:tab w:val="clear" w:pos="8640"/>
              </w:tabs>
              <w:spacing w:after="0" w:line="300" w:lineRule="auto"/>
              <w:ind w:left="0" w:leftChars="0" w:firstLine="417" w:firstLineChars="177"/>
              <w:rPr>
                <w:rFonts w:hint="eastAsia" w:asciiTheme="minorEastAsia" w:hAnsiTheme="minorEastAsia" w:eastAsiaTheme="minorEastAsia" w:cstheme="minorEastAsia"/>
              </w:rPr>
            </w:pPr>
            <w:r>
              <w:rPr>
                <w:rFonts w:hint="eastAsia" w:asciiTheme="minorEastAsia" w:hAnsiTheme="minorEastAsia" w:eastAsiaTheme="minorEastAsia" w:cstheme="minorEastAsia"/>
              </w:rPr>
              <w:t>随着互联网技术的快速发展和数字经济的不断深化，电子商务已成为现代商业体系中的重要组成部分。在激烈的市场竞争环境下，企业逐渐由“经验驱动”向“数据驱动”转型，精细化运营成为电商平台提升用户转化率与商业收益的核心手段。其中，广告投放作为电商平台获取流量和促进交易的重要方式，其投放效果评估与策略优化高度依赖对海量数据的高效处理与分析能力。</w:t>
            </w:r>
          </w:p>
          <w:p w14:paraId="42A7625E">
            <w:pPr>
              <w:pStyle w:val="6"/>
              <w:tabs>
                <w:tab w:val="left" w:pos="8568"/>
                <w:tab w:val="right" w:pos="10472"/>
                <w:tab w:val="clear" w:pos="8640"/>
              </w:tabs>
              <w:spacing w:after="0" w:line="300" w:lineRule="auto"/>
              <w:ind w:left="0" w:leftChars="0" w:firstLine="417" w:firstLineChars="177"/>
              <w:rPr>
                <w:rFonts w:hint="eastAsia" w:asciiTheme="minorEastAsia" w:hAnsiTheme="minorEastAsia" w:eastAsiaTheme="minorEastAsia" w:cstheme="minorEastAsia"/>
              </w:rPr>
            </w:pPr>
            <w:r>
              <w:rPr>
                <w:rFonts w:hint="eastAsia" w:asciiTheme="minorEastAsia" w:hAnsiTheme="minorEastAsia" w:eastAsiaTheme="minorEastAsia" w:cstheme="minorEastAsia"/>
              </w:rPr>
              <w:t>在电商广告业务中，系统每天会产生大量结构化与半结构化数据，包括用户行为日志（曝光、点击、加购、下单等）、广告投放日志（广告 ID、出价、创意信息、人群定向条件等）以及业务结果数据。这些数据具有数据规模大、写入频繁、更新比例高、时效性要求强等特点，对底层数据架构和计算框架提出了更高要求。</w:t>
            </w:r>
          </w:p>
          <w:p w14:paraId="6A5C6F95">
            <w:pPr>
              <w:pStyle w:val="6"/>
              <w:tabs>
                <w:tab w:val="left" w:pos="8568"/>
                <w:tab w:val="right" w:pos="10472"/>
                <w:tab w:val="clear" w:pos="8640"/>
              </w:tabs>
              <w:spacing w:after="0" w:line="300" w:lineRule="auto"/>
              <w:ind w:left="0" w:leftChars="0" w:firstLine="417" w:firstLineChars="177"/>
              <w:rPr>
                <w:rFonts w:hint="eastAsia" w:asciiTheme="minorEastAsia" w:hAnsiTheme="minorEastAsia" w:eastAsiaTheme="minorEastAsia" w:cstheme="minorEastAsia"/>
              </w:rPr>
            </w:pPr>
            <w:r>
              <w:rPr>
                <w:rFonts w:hint="eastAsia" w:asciiTheme="minorEastAsia" w:hAnsiTheme="minorEastAsia" w:eastAsiaTheme="minorEastAsia" w:cstheme="minorEastAsia"/>
              </w:rPr>
              <w:t>传统的数据处理方式通常采用将原始日志存储在 HDFS 或对象存储中，再使用 MapReduce、Hive 等工具进行离线批处理分析。然而，这种架构在实际应用中逐渐暴露出诸多问题：</w:t>
            </w:r>
          </w:p>
          <w:p w14:paraId="37697523">
            <w:pPr>
              <w:pStyle w:val="6"/>
              <w:tabs>
                <w:tab w:val="left" w:pos="8568"/>
                <w:tab w:val="right" w:pos="10472"/>
                <w:tab w:val="clear" w:pos="8640"/>
              </w:tabs>
              <w:spacing w:after="0" w:line="300" w:lineRule="auto"/>
              <w:ind w:left="0" w:leftChars="0" w:firstLine="417" w:firstLineChars="177"/>
              <w:rPr>
                <w:rFonts w:hint="eastAsia" w:asciiTheme="minorEastAsia" w:hAnsiTheme="minorEastAsia" w:eastAsiaTheme="minorEastAsia" w:cstheme="minorEastAsia"/>
              </w:rPr>
            </w:pP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1）</w:t>
            </w:r>
            <w:r>
              <w:rPr>
                <w:rFonts w:hint="eastAsia" w:asciiTheme="minorEastAsia" w:hAnsiTheme="minorEastAsia" w:eastAsiaTheme="minorEastAsia" w:cstheme="minorEastAsia"/>
              </w:rPr>
              <w:t>数据更新与删除成本高：传统列式存储格式（如 Parquet、ORC）对数据更新和删除支持较弱，当需要修正历史数据时，往往需要重写整个分区甚至全表，效率低下；</w:t>
            </w:r>
          </w:p>
          <w:p w14:paraId="2089872E">
            <w:pPr>
              <w:pStyle w:val="6"/>
              <w:tabs>
                <w:tab w:val="left" w:pos="8568"/>
                <w:tab w:val="right" w:pos="10472"/>
                <w:tab w:val="clear" w:pos="8640"/>
              </w:tabs>
              <w:spacing w:after="0" w:line="300" w:lineRule="auto"/>
              <w:ind w:left="0" w:leftChars="0" w:firstLine="417" w:firstLineChars="177"/>
              <w:rPr>
                <w:rFonts w:hint="eastAsia" w:asciiTheme="minorEastAsia" w:hAnsiTheme="minorEastAsia" w:eastAsiaTheme="minorEastAsia" w:cstheme="minorEastAsia"/>
              </w:rPr>
            </w:pP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2）</w:t>
            </w:r>
            <w:r>
              <w:rPr>
                <w:rFonts w:hint="eastAsia" w:asciiTheme="minorEastAsia" w:hAnsiTheme="minorEastAsia" w:eastAsiaTheme="minorEastAsia" w:cstheme="minorEastAsia"/>
              </w:rPr>
              <w:t>缺乏高效的增量处理机制：下游分析任务难以只</w:t>
            </w:r>
            <w:r>
              <w:rPr>
                <w:rFonts w:hint="eastAsia" w:asciiTheme="minorEastAsia" w:hAnsiTheme="minorEastAsia" w:eastAsiaTheme="minorEastAsia" w:cstheme="minorEastAsia"/>
                <w:color w:val="auto"/>
              </w:rPr>
              <w:t>消费</w:t>
            </w:r>
            <w:r>
              <w:rPr>
                <w:rFonts w:hint="eastAsia" w:asciiTheme="minorEastAsia" w:hAnsiTheme="minorEastAsia" w:eastAsiaTheme="minorEastAsia" w:cstheme="minorEastAsia"/>
              </w:rPr>
              <w:t>新增或变更数据，通常需要进行全量扫描，造成资源浪费和任务延迟；</w:t>
            </w:r>
          </w:p>
          <w:p w14:paraId="4688B2FC">
            <w:pPr>
              <w:pStyle w:val="6"/>
              <w:tabs>
                <w:tab w:val="left" w:pos="8568"/>
                <w:tab w:val="right" w:pos="10472"/>
                <w:tab w:val="clear" w:pos="8640"/>
              </w:tabs>
              <w:spacing w:after="0" w:line="300" w:lineRule="auto"/>
              <w:ind w:left="0" w:leftChars="0" w:firstLine="417" w:firstLineChars="177"/>
              <w:rPr>
                <w:rFonts w:hint="eastAsia" w:asciiTheme="minorEastAsia" w:hAnsiTheme="minorEastAsia" w:eastAsiaTheme="minorEastAsia" w:cstheme="minorEastAsia"/>
              </w:rPr>
            </w:pP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3）</w:t>
            </w:r>
            <w:r>
              <w:rPr>
                <w:rFonts w:hint="eastAsia" w:asciiTheme="minorEastAsia" w:hAnsiTheme="minorEastAsia" w:eastAsiaTheme="minorEastAsia" w:cstheme="minorEastAsia"/>
              </w:rPr>
              <w:t>事务与一致性保障不足：在多任务并发写入场景下，难以有效保证数据的原子性和一致性；</w:t>
            </w:r>
          </w:p>
          <w:p w14:paraId="6079FE90">
            <w:pPr>
              <w:pStyle w:val="6"/>
              <w:tabs>
                <w:tab w:val="left" w:pos="8568"/>
                <w:tab w:val="right" w:pos="10472"/>
                <w:tab w:val="clear" w:pos="8640"/>
              </w:tabs>
              <w:spacing w:after="0" w:line="300" w:lineRule="auto"/>
              <w:ind w:left="0" w:leftChars="0" w:firstLine="417" w:firstLineChars="177"/>
              <w:rPr>
                <w:rFonts w:hint="eastAsia" w:asciiTheme="minorEastAsia" w:hAnsiTheme="minorEastAsia" w:eastAsiaTheme="minorEastAsia" w:cstheme="minorEastAsia"/>
              </w:rPr>
            </w:pP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4）</w:t>
            </w:r>
            <w:r>
              <w:rPr>
                <w:rFonts w:hint="eastAsia" w:asciiTheme="minorEastAsia" w:hAnsiTheme="minorEastAsia" w:eastAsiaTheme="minorEastAsia" w:cstheme="minorEastAsia"/>
              </w:rPr>
              <w:t>数据治理与管理复杂：元数据分散、数据血缘关系不清晰，数据质量与可维护性难以保障。</w:t>
            </w:r>
          </w:p>
          <w:p w14:paraId="51F164B8">
            <w:pPr>
              <w:pStyle w:val="6"/>
              <w:tabs>
                <w:tab w:val="left" w:pos="8568"/>
                <w:tab w:val="right" w:pos="10472"/>
                <w:tab w:val="clear" w:pos="8640"/>
              </w:tabs>
              <w:spacing w:after="0" w:line="300" w:lineRule="auto"/>
              <w:ind w:left="0" w:leftChars="0" w:firstLine="417" w:firstLineChars="177"/>
              <w:rPr>
                <w:rFonts w:hint="eastAsia" w:asciiTheme="minorEastAsia" w:hAnsiTheme="minorEastAsia" w:eastAsiaTheme="minorEastAsia" w:cstheme="minorEastAsia"/>
              </w:rPr>
            </w:pPr>
            <w:r>
              <w:rPr>
                <w:rFonts w:hint="eastAsia" w:asciiTheme="minorEastAsia" w:hAnsiTheme="minorEastAsia" w:eastAsiaTheme="minorEastAsia" w:cstheme="minorEastAsia"/>
              </w:rPr>
              <w:t>与此同时，业务对实时数据分析能力的需求日益增强，例如实时监控广告曝光量、点击率和转化效果。为同时满足离线分析与实时计算需求，业界广泛采用 Lambda 架构，即并行构建批处理链路与流处理链路。尽管该架构能够在一定程度上解决时效性问题，但也带来了技术栈割裂、开发逻辑重复、数据口径不一致、系统维护成本高等新的挑战。</w:t>
            </w:r>
          </w:p>
          <w:p w14:paraId="490D8166">
            <w:pPr>
              <w:pStyle w:val="6"/>
              <w:tabs>
                <w:tab w:val="left" w:pos="8568"/>
                <w:tab w:val="right" w:pos="10472"/>
                <w:tab w:val="clear" w:pos="8640"/>
              </w:tabs>
              <w:spacing w:after="0" w:line="300" w:lineRule="auto"/>
              <w:ind w:left="0" w:leftChars="0" w:firstLine="417" w:firstLineChars="177"/>
              <w:rPr>
                <w:rFonts w:hint="eastAsia" w:asciiTheme="minorEastAsia" w:hAnsiTheme="minorEastAsia" w:eastAsiaTheme="minorEastAsia" w:cstheme="minorEastAsia"/>
              </w:rPr>
            </w:pPr>
            <w:r>
              <w:rPr>
                <w:rFonts w:hint="eastAsia" w:asciiTheme="minorEastAsia" w:hAnsiTheme="minorEastAsia" w:eastAsiaTheme="minorEastAsia" w:cstheme="minorEastAsia"/>
              </w:rPr>
              <w:t>在此背景下，数据湖（Data</w:t>
            </w:r>
            <w:r>
              <w:rPr>
                <w:rFonts w:hint="eastAsia" w:asciiTheme="minorEastAsia" w:hAnsiTheme="minorEastAsia" w:eastAsiaTheme="minorEastAsia" w:cstheme="minorEastAsia"/>
                <w:lang w:val="en-US" w:eastAsia="zh-CN"/>
              </w:rPr>
              <w:t xml:space="preserve"> </w:t>
            </w:r>
            <w:r>
              <w:rPr>
                <w:rFonts w:hint="eastAsia" w:asciiTheme="minorEastAsia" w:hAnsiTheme="minorEastAsia" w:eastAsiaTheme="minorEastAsia" w:cstheme="minorEastAsia"/>
              </w:rPr>
              <w:t>Lake）与湖仓一体</w:t>
            </w:r>
            <w:commentRangeStart w:id="0"/>
            <w:r>
              <w:rPr>
                <w:rFonts w:hint="eastAsia" w:asciiTheme="minorEastAsia" w:hAnsiTheme="minorEastAsia" w:eastAsiaTheme="minorEastAsia" w:cstheme="minorEastAsia"/>
                <w:color w:val="000000" w:themeColor="text1"/>
                <w14:textFill>
                  <w14:solidFill>
                    <w14:schemeClr w14:val="tx1"/>
                  </w14:solidFill>
                </w14:textFill>
              </w:rPr>
              <w:t>（Lake</w:t>
            </w:r>
            <w:r>
              <w:rPr>
                <w:rFonts w:hint="eastAsia" w:asciiTheme="minorEastAsia" w:hAnsiTheme="minorEastAsia" w:eastAsiaTheme="minorEastAsia" w:cstheme="minorEastAsia"/>
                <w:color w:val="000000" w:themeColor="text1"/>
                <w:lang w:val="en-US" w:eastAsia="zh-CN"/>
                <w14:textFill>
                  <w14:solidFill>
                    <w14:schemeClr w14:val="tx1"/>
                  </w14:solidFill>
                </w14:textFill>
              </w:rPr>
              <w:t xml:space="preserve"> </w:t>
            </w:r>
            <w:r>
              <w:rPr>
                <w:rFonts w:hint="eastAsia" w:asciiTheme="minorEastAsia" w:hAnsiTheme="minorEastAsia" w:eastAsiaTheme="minorEastAsia" w:cstheme="minorEastAsia"/>
                <w:color w:val="000000" w:themeColor="text1"/>
                <w14:textFill>
                  <w14:solidFill>
                    <w14:schemeClr w14:val="tx1"/>
                  </w14:solidFill>
                </w14:textFill>
              </w:rPr>
              <w:t>house）</w:t>
            </w:r>
            <w:commentRangeEnd w:id="0"/>
            <w:r>
              <w:rPr>
                <w:color w:val="000000" w:themeColor="text1"/>
                <w14:textFill>
                  <w14:solidFill>
                    <w14:schemeClr w14:val="tx1"/>
                  </w14:solidFill>
                </w14:textFill>
              </w:rPr>
              <w:commentReference w:id="0"/>
            </w:r>
            <w:r>
              <w:rPr>
                <w:rFonts w:hint="eastAsia" w:asciiTheme="minorEastAsia" w:hAnsiTheme="minorEastAsia" w:eastAsiaTheme="minorEastAsia" w:cstheme="minorEastAsia"/>
              </w:rPr>
              <w:t>架构逐渐兴起。Apache Hudi（Hadoop Upserts Deletes and Incrementals）作为数据湖领域的重要开源组件，通过引入 ACID 事务机制、时间轴管理、增量数据消费以及多种表类型（Copy on Write、Merge on Read），有效弥补了传统数据湖在数据更新、增量处理和一致性方面的不足，为构建统一的离线与实时分析平台提供了基础。</w:t>
            </w:r>
          </w:p>
          <w:p w14:paraId="7EDB4082">
            <w:pPr>
              <w:pStyle w:val="6"/>
              <w:tabs>
                <w:tab w:val="left" w:pos="8568"/>
                <w:tab w:val="right" w:pos="10472"/>
                <w:tab w:val="clear" w:pos="8640"/>
              </w:tabs>
              <w:spacing w:after="0" w:line="300" w:lineRule="auto"/>
              <w:ind w:left="0" w:leftChars="0" w:firstLine="417" w:firstLineChars="177"/>
              <w:rPr>
                <w:rFonts w:hint="eastAsia" w:asciiTheme="minorEastAsia" w:hAnsiTheme="minorEastAsia" w:eastAsiaTheme="minorEastAsia" w:cstheme="minorEastAsia"/>
              </w:rPr>
            </w:pPr>
            <w:r>
              <w:rPr>
                <w:rFonts w:hint="eastAsia" w:asciiTheme="minorEastAsia" w:hAnsiTheme="minorEastAsia" w:eastAsiaTheme="minorEastAsia" w:cstheme="minorEastAsia"/>
              </w:rPr>
              <w:t>基于 Apache Hudi 的统一存储层，可以结合 Apache Flink 实现低延迟的实时流处理，结合 Apache Spark 实现高吞吐的离线批处理与多维分析。通过共享同一份底层数据，实时与离线任务在存储层实现统一，有效降低系统复杂性，提升数据一致性和整体处理效率。</w:t>
            </w:r>
          </w:p>
          <w:p w14:paraId="7CC2C5C3">
            <w:pPr>
              <w:pStyle w:val="6"/>
              <w:tabs>
                <w:tab w:val="left" w:pos="8568"/>
                <w:tab w:val="right" w:pos="10472"/>
                <w:tab w:val="clear" w:pos="8640"/>
              </w:tabs>
              <w:spacing w:after="0" w:line="300" w:lineRule="auto"/>
              <w:ind w:left="0" w:leftChars="0" w:firstLine="417" w:firstLineChars="177"/>
              <w:rPr>
                <w:rFonts w:hint="eastAsia" w:asciiTheme="minorEastAsia" w:hAnsiTheme="minorEastAsia" w:eastAsiaTheme="minorEastAsia" w:cstheme="minorEastAsia"/>
              </w:rPr>
            </w:pPr>
            <w:r>
              <w:rPr>
                <w:rFonts w:hint="eastAsia" w:asciiTheme="minorEastAsia" w:hAnsiTheme="minorEastAsia" w:eastAsiaTheme="minorEastAsia" w:cstheme="minorEastAsia"/>
              </w:rPr>
              <w:t>因此，围绕 Apache Hudi 构建一个面向电商广告场景的实时与离线一体化分析系统，具有较高的研究价值和实践意义。</w:t>
            </w:r>
          </w:p>
          <w:p w14:paraId="7A0CE053">
            <w:pPr>
              <w:pStyle w:val="6"/>
              <w:tabs>
                <w:tab w:val="left" w:pos="8568"/>
                <w:tab w:val="right" w:pos="10472"/>
                <w:tab w:val="clear" w:pos="8640"/>
              </w:tabs>
              <w:spacing w:after="0" w:line="300" w:lineRule="auto"/>
              <w:ind w:left="0" w:leftChars="0" w:firstLine="417" w:firstLineChars="177"/>
              <w:rPr>
                <w:rFonts w:hint="eastAsia" w:asciiTheme="minorEastAsia" w:hAnsiTheme="minorEastAsia" w:eastAsiaTheme="minorEastAsia" w:cstheme="minorEastAsia"/>
              </w:rPr>
            </w:pPr>
            <w:r>
              <w:rPr>
                <w:rFonts w:hint="eastAsia" w:asciiTheme="minorEastAsia" w:hAnsiTheme="minorEastAsia" w:eastAsiaTheme="minorEastAsia" w:cstheme="minorEastAsia"/>
              </w:rPr>
              <w:t>1.2 研究意义</w:t>
            </w:r>
          </w:p>
          <w:p w14:paraId="33E78BE5">
            <w:pPr>
              <w:pStyle w:val="6"/>
              <w:tabs>
                <w:tab w:val="left" w:pos="8568"/>
                <w:tab w:val="right" w:pos="10472"/>
                <w:tab w:val="clear" w:pos="8640"/>
              </w:tabs>
              <w:spacing w:after="0" w:line="300" w:lineRule="auto"/>
              <w:ind w:left="0" w:leftChars="0" w:firstLine="417" w:firstLineChars="177"/>
              <w:rPr>
                <w:rFonts w:hint="eastAsia" w:asciiTheme="minorEastAsia" w:hAnsiTheme="minorEastAsia" w:eastAsiaTheme="minorEastAsia" w:cstheme="minorEastAsia"/>
              </w:rPr>
            </w:pPr>
            <w:r>
              <w:rPr>
                <w:rFonts w:hint="eastAsia" w:asciiTheme="minorEastAsia" w:hAnsiTheme="minorEastAsia" w:eastAsiaTheme="minorEastAsia" w:cstheme="minorEastAsia"/>
              </w:rPr>
              <w:t>本研究以电商广告业务为应用场景，设计并实现一个基于 Apache Hudi 的实时与离线融合分析系统，其研究意义主要体现在以下几个方面：</w:t>
            </w:r>
          </w:p>
          <w:p w14:paraId="694A782C">
            <w:pPr>
              <w:pStyle w:val="6"/>
              <w:tabs>
                <w:tab w:val="left" w:pos="8568"/>
                <w:tab w:val="right" w:pos="10472"/>
                <w:tab w:val="clear" w:pos="8640"/>
              </w:tabs>
              <w:spacing w:after="0" w:line="300" w:lineRule="auto"/>
              <w:ind w:left="0" w:leftChars="0" w:firstLine="417" w:firstLineChars="177"/>
              <w:rPr>
                <w:rFonts w:hint="eastAsia" w:asciiTheme="minorEastAsia" w:hAnsiTheme="minorEastAsia" w:eastAsiaTheme="minorEastAsia" w:cstheme="minorEastAsia"/>
              </w:rPr>
            </w:pPr>
            <w:r>
              <w:rPr>
                <w:rFonts w:hint="eastAsia" w:asciiTheme="minorEastAsia" w:hAnsiTheme="minorEastAsia" w:eastAsiaTheme="minorEastAsia" w:cstheme="minorEastAsia"/>
              </w:rPr>
              <w:t>（一）理论意义</w:t>
            </w:r>
          </w:p>
          <w:p w14:paraId="3297833E">
            <w:pPr>
              <w:pStyle w:val="6"/>
              <w:tabs>
                <w:tab w:val="left" w:pos="8568"/>
                <w:tab w:val="right" w:pos="10472"/>
                <w:tab w:val="clear" w:pos="8640"/>
              </w:tabs>
              <w:spacing w:after="0" w:line="300" w:lineRule="auto"/>
              <w:ind w:left="0" w:leftChars="0" w:firstLine="417" w:firstLineChars="177"/>
              <w:rPr>
                <w:rFonts w:hint="eastAsia" w:asciiTheme="minorEastAsia" w:hAnsiTheme="minorEastAsia" w:eastAsiaTheme="minorEastAsia" w:cstheme="minorEastAsia"/>
              </w:rPr>
            </w:pP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1）</w:t>
            </w:r>
            <w:r>
              <w:rPr>
                <w:rFonts w:hint="eastAsia" w:asciiTheme="minorEastAsia" w:hAnsiTheme="minorEastAsia" w:eastAsiaTheme="minorEastAsia" w:cstheme="minorEastAsia"/>
              </w:rPr>
              <w:t>湖仓一体架构的实践探索</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通过在实际业务场景中引入 Apache Hudi，探索湖仓一体架构在电商广告数据处理中的应用模式与实现路径，总结其在数据更新、增量处理和一致性保障方面的优势与不足，为相关理论研究和工程实践提供参考案例。</w:t>
            </w:r>
          </w:p>
          <w:p w14:paraId="5ED611C9">
            <w:pPr>
              <w:pStyle w:val="6"/>
              <w:tabs>
                <w:tab w:val="left" w:pos="8568"/>
                <w:tab w:val="right" w:pos="10472"/>
                <w:tab w:val="clear" w:pos="8640"/>
              </w:tabs>
              <w:spacing w:after="0" w:line="300" w:lineRule="auto"/>
              <w:ind w:left="0" w:leftChars="0" w:firstLine="417" w:firstLineChars="177"/>
              <w:rPr>
                <w:rFonts w:hint="eastAsia" w:asciiTheme="minorEastAsia" w:hAnsiTheme="minorEastAsia" w:eastAsiaTheme="minorEastAsia" w:cstheme="minorEastAsia"/>
              </w:rPr>
            </w:pP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2）</w:t>
            </w:r>
            <w:r>
              <w:rPr>
                <w:rFonts w:hint="eastAsia" w:asciiTheme="minorEastAsia" w:hAnsiTheme="minorEastAsia" w:eastAsiaTheme="minorEastAsia" w:cstheme="minorEastAsia"/>
              </w:rPr>
              <w:t>批流融合处理模式的研究</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依托 Hudi 的统一存储与增量消费能力，研究如何将 Apache Flink 的实时流处理与 Apache Spark 的离线批处理进行</w:t>
            </w:r>
            <w:r>
              <w:rPr>
                <w:rFonts w:hint="eastAsia" w:asciiTheme="minorEastAsia" w:hAnsiTheme="minorEastAsia" w:eastAsiaTheme="minorEastAsia" w:cstheme="minorEastAsia"/>
                <w:lang w:val="en-US" w:eastAsia="zh-CN"/>
              </w:rPr>
              <w:t>工程化</w:t>
            </w:r>
            <w:r>
              <w:rPr>
                <w:rFonts w:hint="eastAsia" w:asciiTheme="minorEastAsia" w:hAnsiTheme="minorEastAsia" w:eastAsiaTheme="minorEastAsia" w:cstheme="minorEastAsia"/>
              </w:rPr>
              <w:t>融合，形成“存储统一、计算分层”的数据处理范式，为批流融合技术提供可落地的实现方案。</w:t>
            </w:r>
          </w:p>
          <w:p w14:paraId="5CAD13EC">
            <w:pPr>
              <w:pStyle w:val="6"/>
              <w:tabs>
                <w:tab w:val="left" w:pos="8568"/>
                <w:tab w:val="right" w:pos="10472"/>
                <w:tab w:val="clear" w:pos="8640"/>
              </w:tabs>
              <w:spacing w:after="0" w:line="300" w:lineRule="auto"/>
              <w:ind w:left="0" w:leftChars="0" w:firstLine="417" w:firstLineChars="177"/>
              <w:rPr>
                <w:rFonts w:hint="eastAsia" w:asciiTheme="minorEastAsia" w:hAnsiTheme="minorEastAsia" w:eastAsiaTheme="minorEastAsia" w:cstheme="minorEastAsia"/>
              </w:rPr>
            </w:pP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3）</w:t>
            </w:r>
            <w:r>
              <w:rPr>
                <w:rFonts w:hint="eastAsia" w:asciiTheme="minorEastAsia" w:hAnsiTheme="minorEastAsia" w:eastAsiaTheme="minorEastAsia" w:cstheme="minorEastAsia"/>
              </w:rPr>
              <w:t>新型大数据技术协同价值验证</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通过系统设计与实现，验证 Apache Hudi、Apache Spark、Apache Flink 等新兴大数据技术在解决传统数据架构痛点方面的实际效果，分析其协同工作的可行性与性能表现。</w:t>
            </w:r>
          </w:p>
          <w:p w14:paraId="00343ECB">
            <w:pPr>
              <w:pStyle w:val="6"/>
              <w:tabs>
                <w:tab w:val="left" w:pos="8568"/>
                <w:tab w:val="right" w:pos="10472"/>
                <w:tab w:val="clear" w:pos="8640"/>
              </w:tabs>
              <w:spacing w:after="0" w:line="300" w:lineRule="auto"/>
              <w:ind w:left="0" w:leftChars="0" w:firstLine="417" w:firstLineChars="177"/>
              <w:rPr>
                <w:rFonts w:hint="eastAsia" w:asciiTheme="minorEastAsia" w:hAnsiTheme="minorEastAsia" w:eastAsiaTheme="minorEastAsia" w:cstheme="minorEastAsia"/>
              </w:rPr>
            </w:pPr>
            <w:r>
              <w:rPr>
                <w:rFonts w:hint="eastAsia" w:asciiTheme="minorEastAsia" w:hAnsiTheme="minorEastAsia" w:eastAsiaTheme="minorEastAsia" w:cstheme="minorEastAsia"/>
              </w:rPr>
              <w:t>（二）实践意义</w:t>
            </w:r>
          </w:p>
          <w:p w14:paraId="74E5899B">
            <w:pPr>
              <w:pStyle w:val="6"/>
              <w:tabs>
                <w:tab w:val="left" w:pos="8568"/>
                <w:tab w:val="right" w:pos="10472"/>
                <w:tab w:val="clear" w:pos="8640"/>
              </w:tabs>
              <w:spacing w:after="0" w:line="300" w:lineRule="auto"/>
              <w:ind w:left="0" w:leftChars="0" w:firstLine="417" w:firstLineChars="177"/>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w:t>
            </w:r>
            <w:r>
              <w:rPr>
                <w:rFonts w:hint="eastAsia" w:asciiTheme="minorEastAsia" w:hAnsiTheme="minorEastAsia" w:eastAsiaTheme="minorEastAsia" w:cstheme="minorEastAsia"/>
              </w:rPr>
              <w:t>提升数据处理效率与一致性</w:t>
            </w:r>
          </w:p>
          <w:p w14:paraId="12F6706A">
            <w:pPr>
              <w:pStyle w:val="6"/>
              <w:tabs>
                <w:tab w:val="left" w:pos="8568"/>
                <w:tab w:val="right" w:pos="10472"/>
                <w:tab w:val="clear" w:pos="8640"/>
              </w:tabs>
              <w:spacing w:after="0" w:line="300" w:lineRule="auto"/>
              <w:ind w:left="0" w:leftChars="0" w:firstLine="417" w:firstLineChars="177"/>
              <w:rPr>
                <w:rFonts w:hint="eastAsia" w:asciiTheme="minorEastAsia" w:hAnsiTheme="minorEastAsia" w:eastAsiaTheme="minorEastAsia" w:cstheme="minorEastAsia"/>
              </w:rPr>
            </w:pPr>
            <w:r>
              <w:rPr>
                <w:rFonts w:hint="eastAsia" w:asciiTheme="minorEastAsia" w:hAnsiTheme="minorEastAsia" w:eastAsiaTheme="minorEastAsia" w:cstheme="minorEastAsia"/>
              </w:rPr>
              <w:t>通过构建基于 Hudi 的统一湖仓存储层，实现实时与离线数据的集中管理，解决传统文件存储方式下数据更新困难、增量处理效率低和一致性保障不足等问题，提升整体数据处理效率。</w:t>
            </w:r>
          </w:p>
          <w:p w14:paraId="0E0EB38F">
            <w:pPr>
              <w:pStyle w:val="6"/>
              <w:tabs>
                <w:tab w:val="left" w:pos="8568"/>
                <w:tab w:val="right" w:pos="10472"/>
                <w:tab w:val="clear" w:pos="8640"/>
              </w:tabs>
              <w:spacing w:after="0" w:line="300" w:lineRule="auto"/>
              <w:ind w:left="0" w:leftChars="0" w:firstLine="417" w:firstLineChars="177"/>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（2）</w:t>
            </w:r>
            <w:r>
              <w:rPr>
                <w:rFonts w:hint="eastAsia" w:asciiTheme="minorEastAsia" w:hAnsiTheme="minorEastAsia" w:eastAsiaTheme="minorEastAsia" w:cstheme="minorEastAsia"/>
              </w:rPr>
              <w:t>降低系统复杂度与运维成本</w:t>
            </w:r>
          </w:p>
          <w:p w14:paraId="78B4FE95">
            <w:pPr>
              <w:pStyle w:val="6"/>
              <w:tabs>
                <w:tab w:val="left" w:pos="8568"/>
                <w:tab w:val="right" w:pos="10472"/>
                <w:tab w:val="clear" w:pos="8640"/>
              </w:tabs>
              <w:spacing w:after="0" w:line="300" w:lineRule="auto"/>
              <w:ind w:left="0" w:leftChars="0" w:firstLine="417" w:firstLineChars="177"/>
              <w:rPr>
                <w:rFonts w:hint="eastAsia" w:asciiTheme="minorEastAsia" w:hAnsiTheme="minorEastAsia" w:eastAsiaTheme="minorEastAsia" w:cstheme="minorEastAsia"/>
              </w:rPr>
            </w:pPr>
            <w:r>
              <w:rPr>
                <w:rFonts w:hint="eastAsia" w:asciiTheme="minorEastAsia" w:hAnsiTheme="minorEastAsia" w:eastAsiaTheme="minorEastAsia" w:cstheme="minorEastAsia"/>
              </w:rPr>
              <w:t>统一的存储层减少了数据冗余和多链路同步成本，简化了数据架构设计。实时与离线计算共享同一数据源，有助于降低系统维护难度和开发成本。</w:t>
            </w:r>
          </w:p>
          <w:p w14:paraId="68A9CCEF">
            <w:pPr>
              <w:pStyle w:val="6"/>
              <w:tabs>
                <w:tab w:val="left" w:pos="8568"/>
                <w:tab w:val="right" w:pos="10472"/>
                <w:tab w:val="clear" w:pos="8640"/>
              </w:tabs>
              <w:spacing w:after="0" w:line="300" w:lineRule="auto"/>
              <w:ind w:left="0" w:leftChars="0" w:firstLine="417" w:firstLineChars="177"/>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（3）</w:t>
            </w:r>
            <w:r>
              <w:rPr>
                <w:rFonts w:hint="eastAsia" w:asciiTheme="minorEastAsia" w:hAnsiTheme="minorEastAsia" w:eastAsiaTheme="minorEastAsia" w:cstheme="minorEastAsia"/>
              </w:rPr>
              <w:t>支撑电商广告精细化运营</w:t>
            </w:r>
          </w:p>
          <w:p w14:paraId="62ED3EFD">
            <w:pPr>
              <w:pStyle w:val="6"/>
              <w:tabs>
                <w:tab w:val="left" w:pos="8568"/>
                <w:tab w:val="right" w:pos="10472"/>
                <w:tab w:val="clear" w:pos="8640"/>
              </w:tabs>
              <w:spacing w:after="0" w:line="300" w:lineRule="auto"/>
              <w:ind w:left="0" w:leftChars="0" w:firstLine="417" w:firstLineChars="177"/>
              <w:rPr>
                <w:rFonts w:hint="eastAsia" w:asciiTheme="minorEastAsia" w:hAnsiTheme="minorEastAsia" w:eastAsiaTheme="minorEastAsia" w:cstheme="minorEastAsia"/>
              </w:rPr>
            </w:pPr>
            <w:r>
              <w:rPr>
                <w:rFonts w:hint="eastAsia" w:asciiTheme="minorEastAsia" w:hAnsiTheme="minorEastAsia" w:eastAsiaTheme="minorEastAsia" w:cstheme="minorEastAsia"/>
              </w:rPr>
              <w:t>系统既能够提供低延迟的实时监控指标（如实时曝光量、点击量、转化率），又能够支持高准确度的离线分析（如广告效果评估、用户行为分析和长期趋势分析），为广告投放优化和运营决策提供全面的数据支持。</w:t>
            </w:r>
          </w:p>
          <w:p w14:paraId="7C95B3A1">
            <w:pPr>
              <w:pStyle w:val="6"/>
              <w:tabs>
                <w:tab w:val="left" w:pos="8568"/>
                <w:tab w:val="right" w:pos="10472"/>
                <w:tab w:val="clear" w:pos="8640"/>
              </w:tabs>
              <w:spacing w:after="0" w:line="300" w:lineRule="auto"/>
              <w:ind w:left="0" w:leftChars="0" w:firstLine="417" w:firstLineChars="177"/>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（4）</w:t>
            </w:r>
            <w:r>
              <w:rPr>
                <w:rFonts w:hint="eastAsia" w:asciiTheme="minorEastAsia" w:hAnsiTheme="minorEastAsia" w:eastAsiaTheme="minorEastAsia" w:cstheme="minorEastAsia"/>
              </w:rPr>
              <w:t>为相关行业提供参考价值</w:t>
            </w:r>
          </w:p>
          <w:p w14:paraId="340A852A">
            <w:pPr>
              <w:pStyle w:val="6"/>
              <w:tabs>
                <w:tab w:val="left" w:pos="8568"/>
                <w:tab w:val="right" w:pos="10472"/>
                <w:tab w:val="clear" w:pos="8640"/>
              </w:tabs>
              <w:spacing w:after="0" w:line="300" w:lineRule="auto"/>
              <w:ind w:left="0" w:leftChars="0" w:firstLine="417" w:firstLineChars="177"/>
              <w:rPr>
                <w:rFonts w:hint="eastAsia" w:ascii="宋体" w:hAnsi="宋体"/>
              </w:rPr>
            </w:pPr>
            <w:r>
              <w:rPr>
                <w:rFonts w:hint="eastAsia" w:asciiTheme="minorEastAsia" w:hAnsiTheme="minorEastAsia" w:eastAsiaTheme="minorEastAsia" w:cstheme="minorEastAsia"/>
              </w:rPr>
              <w:t>本研究形成的系统架构设计与实现经验，可为其他具有类似数据处理需求的互联网业务场景（如内容推荐、在线教育、游戏运营等）提供借鉴。</w:t>
            </w:r>
          </w:p>
          <w:p w14:paraId="19456CE5">
            <w:pPr>
              <w:pStyle w:val="6"/>
              <w:tabs>
                <w:tab w:val="left" w:pos="8568"/>
                <w:tab w:val="right" w:pos="10472"/>
                <w:tab w:val="clear" w:pos="8640"/>
              </w:tabs>
              <w:spacing w:after="0" w:line="300" w:lineRule="auto"/>
              <w:ind w:firstLine="0" w:firstLineChars="0"/>
              <w:rPr>
                <w:rFonts w:hint="eastAsia" w:ascii="宋体" w:hAnsi="宋体"/>
              </w:rPr>
            </w:pPr>
          </w:p>
          <w:p w14:paraId="26DD6E51">
            <w:pPr>
              <w:pStyle w:val="6"/>
              <w:tabs>
                <w:tab w:val="left" w:pos="8568"/>
                <w:tab w:val="right" w:pos="10472"/>
                <w:tab w:val="clear" w:pos="8640"/>
              </w:tabs>
              <w:spacing w:after="0" w:line="300" w:lineRule="auto"/>
              <w:ind w:firstLine="0" w:firstLineChars="0"/>
              <w:outlineLvl w:val="0"/>
              <w:rPr>
                <w:rFonts w:hint="eastAsia" w:ascii="黑体" w:hAnsi="黑体" w:eastAsia="黑体"/>
              </w:rPr>
            </w:pPr>
            <w:r>
              <w:rPr>
                <w:rFonts w:hint="eastAsia" w:ascii="黑体" w:hAnsi="黑体" w:eastAsia="黑体"/>
              </w:rPr>
              <w:t>二、文献综述</w:t>
            </w:r>
          </w:p>
          <w:p w14:paraId="123BEB42">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leftChars="0" w:firstLine="420" w:firstLineChars="175"/>
              <w:jc w:val="left"/>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围绕电商广告数据分析系统的研究，学术界与工业界的相关工作主要集中在广告日志数据处理架构、实时与离线计算体系、数据仓库建模方法以及湖仓一体技术等方面。随着电商业务规模和数据体量的不断增长，传统以离线批处理为主的数据处理模式逐渐难以满足广告分析在时效性、一致性和可维护性方面的要求。</w:t>
            </w:r>
          </w:p>
          <w:p w14:paraId="7BAA0AF5">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leftChars="0" w:firstLine="420" w:firstLineChars="175"/>
              <w:jc w:val="left"/>
              <w:textAlignment w:val="auto"/>
              <w:outlineLvl w:val="1"/>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2.1 电商广告数据分析系统相关研究</w:t>
            </w:r>
          </w:p>
          <w:p w14:paraId="3933B958">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leftChars="0" w:firstLine="420" w:firstLineChars="175"/>
              <w:jc w:val="left"/>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电商广告系统在运行过程中会持续产生大量用户行为数据和广告投放数据，如广告曝光、点击等事件日志。这类数据具有写入频繁、规模大、时间序列特征明显等特点，是广告效果分析和运营决策的重要数据基础。</w:t>
            </w:r>
          </w:p>
          <w:p w14:paraId="639B416E">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leftChars="0" w:firstLine="420" w:firstLineChars="175"/>
              <w:jc w:val="left"/>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早期广告数据分析系统多采用基于日志采集与离线统计的方式，通过周期性汇总曝光量、点击量等指标为业务提供支持。随着数据规模增长，基于分布式存储和计算框架的数据分析方案逐渐成为主流，HDFS、Hive 等技术被广泛应用于广告日志的离线分析场景中。</w:t>
            </w:r>
          </w:p>
          <w:p w14:paraId="49BAE0A1">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leftChars="0" w:firstLine="420" w:firstLineChars="175"/>
              <w:jc w:val="left"/>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2.2 实时与离线数据处理架构研究</w:t>
            </w:r>
          </w:p>
          <w:p w14:paraId="7246D352">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leftChars="0" w:firstLine="420" w:firstLineChars="175"/>
              <w:jc w:val="left"/>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为提升数据分析的时效性，实时计算框架逐渐被引入广告数据处理系统。Apache Kafka 作为高吞吐、低延迟的消息队列系统，被广泛用于日志数据的实时传输；Apache Flume 则常用于从业务系统中采集日志数据并写入分布式存储或消息系统 。</w:t>
            </w:r>
          </w:p>
          <w:p w14:paraId="301F8497">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leftChars="0" w:firstLine="420" w:firstLineChars="175"/>
              <w:jc w:val="left"/>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在实际工程中，广告数据分析系统通常同时包含离线批处理与实时流处理两类任务。Apache Spark 以其成熟的批处理和 SQL 分析能力，被广泛应用于离线广告数据统计与数据仓库构建；Apache Flink 则凭借低延迟和状态一致性优势，被用于实时指标计算和监控分析。然而，传统架构下实时与离线链路往往相互独立，系统复杂度较高。</w:t>
            </w:r>
          </w:p>
          <w:p w14:paraId="5E659578">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leftChars="0" w:firstLine="420" w:firstLineChars="175"/>
              <w:jc w:val="left"/>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2.3 数据湖与湖仓一体技术研究</w:t>
            </w:r>
          </w:p>
          <w:p w14:paraId="01FF6BD9">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leftChars="0" w:firstLine="420" w:firstLineChars="175"/>
              <w:jc w:val="left"/>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数据湖作为一种灵活的数据存储模式，能够支持多种数据类型和计算方式，但传统数据湖在数据更新和一致性管理方面存在不足。为此，湖仓一体（Lake</w:t>
            </w:r>
            <w:r>
              <w:rPr>
                <w:rFonts w:hint="eastAsia" w:asciiTheme="minorEastAsia" w:hAnsiTheme="minorEastAsia" w:eastAsia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rPr>
              <w:t>house）架构应运而生，通过融合数据湖的灵活性和数据仓库的管理能力，为分析型应用提供统一的数据基础。</w:t>
            </w:r>
          </w:p>
          <w:p w14:paraId="35FF1976">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leftChars="0" w:firstLine="420" w:firstLineChars="175"/>
              <w:jc w:val="left"/>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Apache Hudi 是湖仓一体架构的重要实现之一。Hudi 通过引入时间轴管理和事务机制，支持数据的增量写入、更新和删除，并提供增量查询能力，能够有效支撑日志型和事件型数据的分析需求。</w:t>
            </w:r>
          </w:p>
          <w:p w14:paraId="1414CED3">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leftChars="0" w:firstLine="420" w:firstLineChars="175"/>
              <w:jc w:val="left"/>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2.4 基于统一湖仓的广告数据分析研究</w:t>
            </w:r>
          </w:p>
          <w:p w14:paraId="07222FAA">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leftChars="0" w:firstLine="420" w:firstLineChars="175"/>
              <w:jc w:val="left"/>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随着 Apache Hudi 对 Apache Spark 和 Apache Flink 的原生支持不断增强，基于统一湖仓存储的实时与离线融合分析架构逐渐成熟。在该架构下，实时处理任务将数据写入 Hudi，离线分析任务基于同一数据源进行统计分析，从而降低数据冗余并提升数据一致性。</w:t>
            </w:r>
          </w:p>
          <w:p w14:paraId="7847284A">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leftChars="0" w:firstLine="420" w:firstLineChars="175"/>
              <w:jc w:val="left"/>
              <w:textAlignment w:val="auto"/>
              <w:rPr>
                <w:rFonts w:hint="eastAsia" w:ascii="宋体" w:hAnsi="宋体"/>
              </w:rPr>
            </w:pPr>
            <w:r>
              <w:rPr>
                <w:rFonts w:hint="eastAsia" w:asciiTheme="minorEastAsia" w:hAnsiTheme="minorEastAsia" w:eastAsiaTheme="minorEastAsia" w:cstheme="minorEastAsia"/>
                <w:b w:val="0"/>
                <w:bCs w:val="0"/>
                <w:sz w:val="24"/>
                <w:szCs w:val="24"/>
              </w:rPr>
              <w:t>在广告数据分析场景中，该模式能够同时满足实时监控和离线分析的需求，具有良好的工程实践价值。</w:t>
            </w:r>
          </w:p>
          <w:p w14:paraId="3C68D9E1">
            <w:pPr>
              <w:pStyle w:val="6"/>
              <w:tabs>
                <w:tab w:val="left" w:pos="8568"/>
                <w:tab w:val="right" w:pos="10472"/>
                <w:tab w:val="clear" w:pos="8640"/>
              </w:tabs>
              <w:spacing w:after="0" w:line="300" w:lineRule="auto"/>
              <w:ind w:firstLine="0" w:firstLineChars="0"/>
              <w:rPr>
                <w:rFonts w:hint="eastAsia" w:ascii="宋体" w:hAnsi="宋体"/>
              </w:rPr>
            </w:pPr>
          </w:p>
          <w:p w14:paraId="7565A114">
            <w:pPr>
              <w:pStyle w:val="6"/>
              <w:tabs>
                <w:tab w:val="left" w:pos="8568"/>
                <w:tab w:val="right" w:pos="10472"/>
                <w:tab w:val="clear" w:pos="8640"/>
              </w:tabs>
              <w:spacing w:after="0" w:line="300" w:lineRule="auto"/>
              <w:ind w:firstLine="0" w:firstLineChars="0"/>
              <w:rPr>
                <w:rFonts w:hint="eastAsia" w:ascii="宋体" w:hAnsi="宋体"/>
              </w:rPr>
            </w:pPr>
            <w:r>
              <w:rPr>
                <w:rFonts w:hint="eastAsia" w:ascii="黑体" w:hAnsi="黑体" w:eastAsia="黑体"/>
              </w:rPr>
              <w:t>三、研究的主要内容和方法</w:t>
            </w:r>
          </w:p>
          <w:p w14:paraId="5D72C87C">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leftChars="0" w:firstLine="420" w:firstLineChars="175"/>
              <w:jc w:val="left"/>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3.1 研究的主要内容</w:t>
            </w:r>
          </w:p>
          <w:p w14:paraId="49022E27">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leftChars="0" w:firstLine="420" w:firstLineChars="175"/>
              <w:jc w:val="left"/>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本项目以电商广告业务为应用背景，围绕广告日志数据的采集、存储、处理与分析，设计并实现一个基于 Apache Hudi 的实时与离线一体化分析系统。研究内容主要包括以下几个方面：</w:t>
            </w:r>
          </w:p>
          <w:p w14:paraId="77892B82">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leftChars="0" w:firstLine="420" w:firstLineChars="175"/>
              <w:jc w:val="left"/>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（1）电商广告数据采集与数据源构建</w:t>
            </w:r>
          </w:p>
          <w:p w14:paraId="4A8290E1">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leftChars="0" w:firstLine="420" w:firstLineChars="175"/>
              <w:jc w:val="left"/>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以阿里云天池公开数据集 Ali_Display_Ad_Click 为基础，结合电商广告业务数据特点，对广告曝光、点击等行为日志进行整理和建模。研究广告数据在真实业务中的产生方式和数据结构，模拟日志采集流程，为后续实时与离线分析提供统一的数据输入。</w:t>
            </w:r>
          </w:p>
          <w:p w14:paraId="63CFBC20">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leftChars="0" w:firstLine="420" w:firstLineChars="175"/>
              <w:jc w:val="left"/>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在系统设计中，采用消息队列实现数据的缓冲与解耦，为实时处理和离线处理提供稳定的数据来源。</w:t>
            </w:r>
          </w:p>
          <w:p w14:paraId="42BC2A6F">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leftChars="0" w:firstLine="420" w:firstLineChars="175"/>
              <w:jc w:val="left"/>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（2）基于 Apache Hudi 的统一湖仓存储层设计</w:t>
            </w:r>
          </w:p>
          <w:p w14:paraId="68C2B86B">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leftChars="0" w:firstLine="420" w:firstLineChars="175"/>
              <w:jc w:val="left"/>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围绕湖仓一体架构思想，研究 Apache Hudi 在广告日志数据场景下的应用方式，设计统一的数据存储层。通过合理选择 Hudi 表类型和分区策略，实现广告数据的高效写入、更新和历史数据管理。</w:t>
            </w:r>
          </w:p>
          <w:p w14:paraId="6930353B">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leftChars="0" w:firstLine="420" w:firstLineChars="175"/>
              <w:jc w:val="left"/>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在该统一存储层中，实时数据和离线数据共享同一份底层数据，实现数据的一致存储和统一管理，为后续多种计算任务提供可靠的数据基础。</w:t>
            </w:r>
          </w:p>
          <w:p w14:paraId="5898980D">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leftChars="0" w:firstLine="420" w:firstLineChars="175"/>
              <w:jc w:val="left"/>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（3）实时广告数据处理与分析模块设计</w:t>
            </w:r>
          </w:p>
          <w:p w14:paraId="3A0C2715">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leftChars="0" w:firstLine="420" w:firstLineChars="175"/>
              <w:jc w:val="left"/>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针对广告业务对实时指标的需求，设计实时数据处理流程。通过流式计算框架对实时广告日志进行处理，完成曝光量、点击量等核心指标的实时统计，并将计算结果持续写入 Hudi 存储层，实现实时数据与历史数据的无缝衔接。</w:t>
            </w:r>
          </w:p>
          <w:p w14:paraId="3A636BC6">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leftChars="0" w:firstLine="420" w:firstLineChars="175"/>
              <w:jc w:val="left"/>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该模块重点研究实时数据处理流程的稳定性和一致性，保证实时统计结果能够与离线分析口径保持一致。</w:t>
            </w:r>
          </w:p>
          <w:p w14:paraId="70461AF6">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leftChars="0" w:firstLine="420" w:firstLineChars="175"/>
              <w:jc w:val="left"/>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（4）离线数据仓库构建与多维分析</w:t>
            </w:r>
          </w:p>
          <w:p w14:paraId="474B5A6A">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leftChars="0" w:firstLine="420" w:firstLineChars="175"/>
              <w:jc w:val="left"/>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基于统一湖仓存储层，采用离线计算引擎对广告数据进行分析，构建分层数据仓库体系。通过对原始广告日志数据进行清洗、关联和聚合，形成适用于广告分析的明细层、汇总层和应用层数据。</w:t>
            </w:r>
          </w:p>
          <w:p w14:paraId="4C0A7F09">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leftChars="0" w:firstLine="420" w:firstLineChars="175"/>
              <w:jc w:val="left"/>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在此基础上，实现按广告、用户、资源位、时间等多维度的离线统计分析，为广告效果评估和业务决策提供数据支持。</w:t>
            </w:r>
          </w:p>
          <w:p w14:paraId="212E43D4">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leftChars="0" w:firstLine="420" w:firstLineChars="175"/>
              <w:jc w:val="left"/>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（5）分析结果服务化与可视化展示</w:t>
            </w:r>
          </w:p>
          <w:p w14:paraId="08459F4B">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leftChars="0" w:firstLine="420" w:firstLineChars="175"/>
              <w:jc w:val="left"/>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将离线分析和实时统计的结果数据同步至关系型数据库，对外提供统一的数据访问接口。通过可视化工具和 Web 系统展示广告分析结果，实现用户登录、指标查询和报表展示等功能，完成从数据采集到分析结果展示的完整闭环。</w:t>
            </w:r>
          </w:p>
          <w:p w14:paraId="45832E44">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leftChars="0" w:firstLine="420" w:firstLineChars="175"/>
              <w:jc w:val="left"/>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3.2 研究方法</w:t>
            </w:r>
          </w:p>
          <w:p w14:paraId="78BDF71D">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leftChars="0" w:firstLine="420" w:firstLineChars="175"/>
              <w:jc w:val="left"/>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为完成上述研究内容，本项目主要采用以下研究方法：</w:t>
            </w:r>
          </w:p>
          <w:p w14:paraId="69313F08">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leftChars="0" w:firstLine="420" w:firstLineChars="175"/>
              <w:jc w:val="left"/>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（1）系统架构设计方法</w:t>
            </w:r>
          </w:p>
          <w:p w14:paraId="52760D38">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leftChars="0" w:firstLine="420" w:firstLineChars="175"/>
              <w:jc w:val="left"/>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在充分分析电商广告数据特点和业务需求的基础上，采用分层设计思想，对系统整体架构进行规划。通过将数据采集层、存储层、计算层和应用层进行解耦设计，提高系统的可扩展性和可维护性。</w:t>
            </w:r>
          </w:p>
          <w:p w14:paraId="4548F962">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leftChars="0" w:firstLine="420" w:firstLineChars="175"/>
              <w:jc w:val="left"/>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（2）工程实现与原型验证方法</w:t>
            </w:r>
          </w:p>
          <w:p w14:paraId="00801A92">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leftChars="0" w:firstLine="420" w:firstLineChars="175"/>
              <w:jc w:val="left"/>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基于成熟的开源大数据技术框架，对系统关键模块进行工程实现。通过搭建实验环境，对数据采集、实时处理、离线分析和结果展示等功能进行实现和验证，确保系统方案具有可行性和稳定性。</w:t>
            </w:r>
          </w:p>
          <w:p w14:paraId="4994DBC0">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leftChars="0" w:firstLine="420" w:firstLineChars="175"/>
              <w:jc w:val="left"/>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（3）批流融合处理方法</w:t>
            </w:r>
          </w:p>
          <w:p w14:paraId="41867A31">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leftChars="0" w:firstLine="420" w:firstLineChars="175"/>
              <w:jc w:val="left"/>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依托 Apache Hudi 的统一存储能力，研究实时流处理与离线批处理在同一数据源上的协同方式。通过实时写入与离线分析相结合的方式，实现广告数据的实时统计与历史分析融合处理，避免传统架构中多链路带来的数据不一致问题。</w:t>
            </w:r>
          </w:p>
          <w:p w14:paraId="5A2528EC">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leftChars="0" w:firstLine="420" w:firstLineChars="175"/>
              <w:jc w:val="left"/>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（4）对比分析与验证方法</w:t>
            </w:r>
          </w:p>
          <w:p w14:paraId="5362B781">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leftChars="0" w:firstLine="420" w:firstLineChars="175"/>
              <w:jc w:val="left"/>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通过对系统运行结果进行分析，验证所设计架构在数据处理效率、数据一致性和系统复杂度等方面的表现。对比传统离线分析方式与统一湖仓架构下的处理流程，评估本项目方案在实际广告分析场景中的应用价值。</w:t>
            </w:r>
          </w:p>
          <w:p w14:paraId="39BEBDE7">
            <w:pPr>
              <w:pStyle w:val="6"/>
              <w:tabs>
                <w:tab w:val="left" w:pos="8568"/>
                <w:tab w:val="right" w:pos="10472"/>
                <w:tab w:val="clear" w:pos="8640"/>
              </w:tabs>
              <w:spacing w:after="0" w:line="300" w:lineRule="auto"/>
              <w:ind w:firstLine="0" w:firstLineChars="0"/>
              <w:rPr>
                <w:rFonts w:hint="eastAsia" w:ascii="宋体" w:hAnsi="宋体"/>
              </w:rPr>
            </w:pPr>
          </w:p>
          <w:p w14:paraId="30B58F88">
            <w:pPr>
              <w:pStyle w:val="6"/>
              <w:tabs>
                <w:tab w:val="left" w:pos="8568"/>
                <w:tab w:val="right" w:pos="10472"/>
                <w:tab w:val="clear" w:pos="8640"/>
              </w:tabs>
              <w:spacing w:after="0" w:line="300" w:lineRule="auto"/>
              <w:ind w:firstLine="0" w:firstLineChars="0"/>
              <w:rPr>
                <w:rFonts w:hint="eastAsia" w:ascii="宋体" w:hAnsi="宋体"/>
              </w:rPr>
            </w:pPr>
          </w:p>
          <w:p w14:paraId="6DDFE191">
            <w:pPr>
              <w:pStyle w:val="6"/>
              <w:tabs>
                <w:tab w:val="left" w:pos="8568"/>
                <w:tab w:val="right" w:pos="10472"/>
                <w:tab w:val="clear" w:pos="8640"/>
              </w:tabs>
              <w:spacing w:after="0" w:line="300" w:lineRule="auto"/>
              <w:ind w:firstLine="0" w:firstLineChars="0"/>
              <w:rPr>
                <w:rFonts w:hint="eastAsia" w:ascii="宋体" w:hAnsi="宋体"/>
              </w:rPr>
            </w:pPr>
          </w:p>
          <w:p w14:paraId="2CE44DF2">
            <w:pPr>
              <w:pStyle w:val="6"/>
              <w:tabs>
                <w:tab w:val="left" w:pos="8568"/>
                <w:tab w:val="right" w:pos="10472"/>
                <w:tab w:val="clear" w:pos="8640"/>
              </w:tabs>
              <w:spacing w:after="0" w:line="300" w:lineRule="auto"/>
              <w:ind w:firstLine="0" w:firstLineChars="0"/>
              <w:rPr>
                <w:rFonts w:hint="eastAsia" w:ascii="黑体" w:hAnsi="黑体" w:eastAsia="黑体"/>
              </w:rPr>
            </w:pPr>
          </w:p>
          <w:p w14:paraId="0B8329DC">
            <w:pPr>
              <w:pStyle w:val="6"/>
              <w:tabs>
                <w:tab w:val="left" w:pos="8568"/>
                <w:tab w:val="right" w:pos="10472"/>
                <w:tab w:val="clear" w:pos="8640"/>
              </w:tabs>
              <w:spacing w:after="0" w:line="300" w:lineRule="auto"/>
              <w:ind w:firstLine="0" w:firstLineChars="0"/>
              <w:rPr>
                <w:rFonts w:hint="eastAsia" w:ascii="黑体" w:hAnsi="黑体" w:eastAsia="黑体"/>
              </w:rPr>
            </w:pPr>
          </w:p>
          <w:p w14:paraId="30646005">
            <w:pPr>
              <w:pStyle w:val="6"/>
              <w:tabs>
                <w:tab w:val="left" w:pos="8568"/>
                <w:tab w:val="right" w:pos="10472"/>
                <w:tab w:val="clear" w:pos="8640"/>
              </w:tabs>
              <w:spacing w:after="0" w:line="300" w:lineRule="auto"/>
              <w:ind w:firstLine="0" w:firstLineChars="0"/>
              <w:rPr>
                <w:rFonts w:hint="eastAsia" w:ascii="黑体" w:hAnsi="黑体" w:eastAsia="黑体"/>
                <w:color w:val="000000" w:themeColor="text1"/>
                <w14:textFill>
                  <w14:solidFill>
                    <w14:schemeClr w14:val="tx1"/>
                  </w14:solidFill>
                </w14:textFill>
              </w:rPr>
            </w:pPr>
            <w:commentRangeStart w:id="1"/>
            <w:commentRangeStart w:id="2"/>
            <w:r>
              <w:rPr>
                <w:rFonts w:hint="eastAsia" w:ascii="黑体" w:hAnsi="黑体" w:eastAsia="黑体"/>
                <w:color w:val="000000" w:themeColor="text1"/>
                <w14:textFill>
                  <w14:solidFill>
                    <w14:schemeClr w14:val="tx1"/>
                  </w14:solidFill>
                </w14:textFill>
              </w:rPr>
              <w:t>四、主要参考文献</w:t>
            </w:r>
            <w:commentRangeEnd w:id="1"/>
            <w:r>
              <w:rPr>
                <w:color w:val="000000" w:themeColor="text1"/>
                <w14:textFill>
                  <w14:solidFill>
                    <w14:schemeClr w14:val="tx1"/>
                  </w14:solidFill>
                </w14:textFill>
              </w:rPr>
              <w:commentReference w:id="1"/>
            </w:r>
            <w:commentRangeEnd w:id="2"/>
            <w:r>
              <w:commentReference w:id="2"/>
            </w:r>
          </w:p>
          <w:p w14:paraId="2868C7A6">
            <w:pPr>
              <w:pStyle w:val="10"/>
              <w:keepNext w:val="0"/>
              <w:keepLines w:val="0"/>
              <w:pageBreakBefore w:val="0"/>
              <w:widowControl/>
              <w:suppressLineNumbers w:val="0"/>
              <w:kinsoku/>
              <w:wordWrap/>
              <w:overflowPunct/>
              <w:topLinePunct w:val="0"/>
              <w:autoSpaceDE/>
              <w:autoSpaceDN/>
              <w:bidi w:val="0"/>
              <w:adjustRightInd/>
              <w:snapToGrid/>
              <w:spacing w:line="300" w:lineRule="auto"/>
              <w:textAlignment w:val="auto"/>
              <w:rPr>
                <w:rFonts w:ascii="Times New Roman" w:hAnsi="Times New Roman"/>
                <w:sz w:val="24"/>
              </w:rPr>
            </w:pPr>
            <w:r>
              <w:rPr>
                <w:rFonts w:ascii="Times New Roman" w:hAnsi="Times New Roman"/>
                <w:sz w:val="24"/>
              </w:rPr>
              <w:t xml:space="preserve">阿里云天池. 淘宝展示广告点击率预估数据集（Ali_Display_Ad_Click）[DB/OL]. </w:t>
            </w:r>
            <w:r>
              <w:rPr>
                <w:rFonts w:ascii="Times New Roman" w:hAnsi="Times New Roman"/>
                <w:sz w:val="24"/>
              </w:rPr>
              <w:fldChar w:fldCharType="begin"/>
            </w:r>
            <w:r>
              <w:rPr>
                <w:rFonts w:ascii="Times New Roman" w:hAnsi="Times New Roman"/>
                <w:sz w:val="24"/>
              </w:rPr>
              <w:instrText xml:space="preserve"> HYPERLINK "https://tianchi.aliyun.com/dataset/dataDetail?dataId=56" \t "_new" </w:instrText>
            </w:r>
            <w:r>
              <w:rPr>
                <w:rFonts w:ascii="Times New Roman" w:hAnsi="Times New Roman"/>
                <w:sz w:val="24"/>
              </w:rPr>
              <w:fldChar w:fldCharType="separate"/>
            </w:r>
            <w:r>
              <w:rPr>
                <w:rStyle w:val="17"/>
                <w:rFonts w:ascii="Times New Roman" w:hAnsi="Times New Roman"/>
                <w:sz w:val="24"/>
              </w:rPr>
              <w:t>https://tianchi.aliyun.com/dataset/dataDetail?dataId=56</w:t>
            </w:r>
            <w:r>
              <w:rPr>
                <w:rFonts w:ascii="Times New Roman" w:hAnsi="Times New Roman"/>
                <w:sz w:val="24"/>
              </w:rPr>
              <w:fldChar w:fldCharType="end"/>
            </w:r>
          </w:p>
          <w:p w14:paraId="2BB4E4F2">
            <w:pPr>
              <w:pStyle w:val="10"/>
              <w:keepNext w:val="0"/>
              <w:keepLines w:val="0"/>
              <w:pageBreakBefore w:val="0"/>
              <w:widowControl/>
              <w:suppressLineNumbers w:val="0"/>
              <w:kinsoku/>
              <w:wordWrap/>
              <w:overflowPunct/>
              <w:topLinePunct w:val="0"/>
              <w:autoSpaceDE/>
              <w:autoSpaceDN/>
              <w:bidi w:val="0"/>
              <w:adjustRightInd/>
              <w:snapToGrid/>
              <w:spacing w:line="300" w:lineRule="auto"/>
              <w:textAlignment w:val="auto"/>
              <w:rPr>
                <w:ins w:id="0" w:author="曙光或者万宝路" w:date="2025-12-25T19:00:12Z"/>
                <w:rFonts w:ascii="Times New Roman" w:hAnsi="Times New Roman"/>
                <w:sz w:val="24"/>
              </w:rPr>
            </w:pPr>
            <w:r>
              <w:rPr>
                <w:rFonts w:ascii="Times New Roman" w:hAnsi="Times New Roman"/>
                <w:sz w:val="24"/>
              </w:rPr>
              <w:t>王珊, 萨师煊. 数据库系统概论(第5版)[M]. 北京: 高等教育出版社, 2014.</w:t>
            </w:r>
          </w:p>
          <w:p w14:paraId="3F0746B3">
            <w:pPr>
              <w:pStyle w:val="10"/>
              <w:keepNext w:val="0"/>
              <w:keepLines w:val="0"/>
              <w:pageBreakBefore w:val="0"/>
              <w:widowControl/>
              <w:suppressLineNumbers w:val="0"/>
              <w:kinsoku/>
              <w:wordWrap/>
              <w:overflowPunct/>
              <w:topLinePunct w:val="0"/>
              <w:autoSpaceDE/>
              <w:autoSpaceDN/>
              <w:bidi w:val="0"/>
              <w:adjustRightInd/>
              <w:snapToGrid/>
              <w:spacing w:line="300" w:lineRule="auto"/>
              <w:textAlignment w:val="auto"/>
              <w:rPr>
                <w:ins w:id="1" w:author="曙光或者万宝路" w:date="2025-12-25T19:02:32Z"/>
                <w:rFonts w:hint="eastAsia" w:ascii="Times New Roman" w:hAnsi="Times New Roman"/>
                <w:sz w:val="24"/>
              </w:rPr>
            </w:pPr>
            <w:ins w:id="2" w:author="曙光或者万宝路" w:date="2025-12-25T19:02:32Z">
              <w:r>
                <w:rPr>
                  <w:rFonts w:hint="eastAsia" w:ascii="Times New Roman" w:hAnsi="Times New Roman"/>
                  <w:sz w:val="24"/>
                </w:rPr>
                <w:t>Armbrust M, Ghodsi A, Xin R, et al. Apache Spark: A Unified Engine for Big Data Processing[J]. Communications of the ACM, 2022, 65(11): 88–97.</w:t>
              </w:r>
            </w:ins>
          </w:p>
          <w:p w14:paraId="49E54FDE">
            <w:pPr>
              <w:pStyle w:val="10"/>
              <w:keepNext w:val="0"/>
              <w:keepLines w:val="0"/>
              <w:pageBreakBefore w:val="0"/>
              <w:widowControl/>
              <w:suppressLineNumbers w:val="0"/>
              <w:kinsoku/>
              <w:wordWrap/>
              <w:overflowPunct/>
              <w:topLinePunct w:val="0"/>
              <w:autoSpaceDE/>
              <w:autoSpaceDN/>
              <w:bidi w:val="0"/>
              <w:adjustRightInd/>
              <w:snapToGrid/>
              <w:spacing w:line="300" w:lineRule="auto"/>
              <w:textAlignment w:val="auto"/>
              <w:rPr>
                <w:ins w:id="3" w:author="曙光或者万宝路" w:date="2025-12-25T19:02:32Z"/>
                <w:rFonts w:hint="eastAsia" w:ascii="Times New Roman" w:hAnsi="Times New Roman"/>
                <w:sz w:val="24"/>
              </w:rPr>
            </w:pPr>
            <w:ins w:id="4" w:author="曙光或者万宝路" w:date="2025-12-25T19:02:32Z">
              <w:r>
                <w:rPr>
                  <w:rFonts w:hint="eastAsia" w:ascii="Times New Roman" w:hAnsi="Times New Roman"/>
                  <w:sz w:val="24"/>
                </w:rPr>
                <w:t>Chandar S, Jain A, Perera C, et al. Delta Lake: High-Performance ACID Table Storage over Cloud Object Stores[R]. Databricks Technical Report, 2020.</w:t>
              </w:r>
            </w:ins>
          </w:p>
          <w:p w14:paraId="619A296B">
            <w:pPr>
              <w:pStyle w:val="10"/>
              <w:keepNext w:val="0"/>
              <w:keepLines w:val="0"/>
              <w:pageBreakBefore w:val="0"/>
              <w:widowControl/>
              <w:suppressLineNumbers w:val="0"/>
              <w:kinsoku/>
              <w:wordWrap/>
              <w:overflowPunct/>
              <w:topLinePunct w:val="0"/>
              <w:autoSpaceDE/>
              <w:autoSpaceDN/>
              <w:bidi w:val="0"/>
              <w:adjustRightInd/>
              <w:snapToGrid/>
              <w:spacing w:line="300" w:lineRule="auto"/>
              <w:textAlignment w:val="auto"/>
              <w:rPr>
                <w:ins w:id="5" w:author="曙光或者万宝路" w:date="2025-12-25T19:02:32Z"/>
                <w:rFonts w:hint="eastAsia" w:ascii="Times New Roman" w:hAnsi="Times New Roman"/>
                <w:sz w:val="24"/>
              </w:rPr>
            </w:pPr>
            <w:ins w:id="6" w:author="曙光或者万宝路" w:date="2025-12-25T19:02:32Z">
              <w:r>
                <w:rPr>
                  <w:rFonts w:hint="eastAsia" w:ascii="Times New Roman" w:hAnsi="Times New Roman"/>
                  <w:sz w:val="24"/>
                </w:rPr>
                <w:t>Gates A, Natkovich O, Chopra S, et al. Building a Data Lakehouse with Apache Hudi, Delta Lake, and Apache Iceberg[J]. IEEE Data Engineering Bulletin, 2022, 45(2): 34–45.</w:t>
              </w:r>
            </w:ins>
          </w:p>
          <w:p w14:paraId="5E66D96B">
            <w:pPr>
              <w:pStyle w:val="10"/>
              <w:keepNext w:val="0"/>
              <w:keepLines w:val="0"/>
              <w:pageBreakBefore w:val="0"/>
              <w:widowControl/>
              <w:suppressLineNumbers w:val="0"/>
              <w:kinsoku/>
              <w:wordWrap/>
              <w:overflowPunct/>
              <w:topLinePunct w:val="0"/>
              <w:autoSpaceDE/>
              <w:autoSpaceDN/>
              <w:bidi w:val="0"/>
              <w:adjustRightInd/>
              <w:snapToGrid/>
              <w:spacing w:line="300" w:lineRule="auto"/>
              <w:textAlignment w:val="auto"/>
              <w:rPr>
                <w:ins w:id="7" w:author="曙光或者万宝路" w:date="2025-12-25T19:02:32Z"/>
                <w:rFonts w:hint="eastAsia" w:ascii="Times New Roman" w:hAnsi="Times New Roman"/>
                <w:sz w:val="24"/>
              </w:rPr>
            </w:pPr>
            <w:ins w:id="8" w:author="曙光或者万宝路" w:date="2025-12-25T19:02:32Z">
              <w:r>
                <w:rPr>
                  <w:rFonts w:hint="eastAsia" w:ascii="Times New Roman" w:hAnsi="Times New Roman"/>
                  <w:sz w:val="24"/>
                </w:rPr>
                <w:t>Kleppmann M. Designing Data-Intensive Applications: The Big Ideas Behind Reliable, Scalable, and Maintainable Systems[M]. Sebastopol: O'Reilly Media, 2017.</w:t>
              </w:r>
            </w:ins>
          </w:p>
          <w:p w14:paraId="1D6A89DC">
            <w:pPr>
              <w:pStyle w:val="10"/>
              <w:keepNext w:val="0"/>
              <w:keepLines w:val="0"/>
              <w:pageBreakBefore w:val="0"/>
              <w:widowControl/>
              <w:suppressLineNumbers w:val="0"/>
              <w:kinsoku/>
              <w:wordWrap/>
              <w:overflowPunct/>
              <w:topLinePunct w:val="0"/>
              <w:autoSpaceDE/>
              <w:autoSpaceDN/>
              <w:bidi w:val="0"/>
              <w:adjustRightInd/>
              <w:snapToGrid/>
              <w:spacing w:line="300" w:lineRule="auto"/>
              <w:textAlignment w:val="auto"/>
              <w:rPr>
                <w:ins w:id="9" w:author="曙光或者万宝路" w:date="2025-12-25T19:02:32Z"/>
                <w:rFonts w:hint="eastAsia" w:ascii="Times New Roman" w:hAnsi="Times New Roman"/>
                <w:sz w:val="24"/>
              </w:rPr>
            </w:pPr>
            <w:ins w:id="10" w:author="曙光或者万宝路" w:date="2025-12-25T19:02:32Z">
              <w:r>
                <w:rPr>
                  <w:rFonts w:hint="eastAsia" w:ascii="Times New Roman" w:hAnsi="Times New Roman"/>
                  <w:sz w:val="24"/>
                </w:rPr>
                <w:t>Narayanan S, Li Y, Gao Y, et al. Apache Hudi: Streaming Data Lake Platform[R]. Uber Engineering Blog &amp; arXiv preprint arXiv:2203.10072, 2022.</w:t>
              </w:r>
            </w:ins>
          </w:p>
          <w:p w14:paraId="651D8234">
            <w:pPr>
              <w:pStyle w:val="10"/>
              <w:keepNext w:val="0"/>
              <w:keepLines w:val="0"/>
              <w:pageBreakBefore w:val="0"/>
              <w:widowControl/>
              <w:suppressLineNumbers w:val="0"/>
              <w:kinsoku/>
              <w:wordWrap/>
              <w:overflowPunct/>
              <w:topLinePunct w:val="0"/>
              <w:autoSpaceDE/>
              <w:autoSpaceDN/>
              <w:bidi w:val="0"/>
              <w:adjustRightInd/>
              <w:snapToGrid/>
              <w:spacing w:line="300" w:lineRule="auto"/>
              <w:textAlignment w:val="auto"/>
              <w:rPr>
                <w:ins w:id="11" w:author="曙光或者万宝路" w:date="2025-12-25T19:02:32Z"/>
                <w:rFonts w:hint="eastAsia" w:ascii="Times New Roman" w:hAnsi="Times New Roman"/>
                <w:sz w:val="24"/>
              </w:rPr>
            </w:pPr>
            <w:ins w:id="12" w:author="曙光或者万宝路" w:date="2025-12-25T19:02:32Z">
              <w:r>
                <w:rPr>
                  <w:rFonts w:hint="eastAsia" w:ascii="Times New Roman" w:hAnsi="Times New Roman"/>
                  <w:sz w:val="24"/>
                </w:rPr>
                <w:t>Zaharia M, Chowdhury M, Das T, et al. Resilient Distributed Datasets: A Fault-Tolerant Abstraction for In-Memory Cluster Computing[C]// Proceedings of the 9th USENIX Symposium on Networked Systems Design and Implementation (NSDI’12). San Jose, 2012: 15–28.</w:t>
              </w:r>
            </w:ins>
          </w:p>
          <w:p w14:paraId="3708BDA2">
            <w:pPr>
              <w:pStyle w:val="10"/>
              <w:keepNext w:val="0"/>
              <w:keepLines w:val="0"/>
              <w:pageBreakBefore w:val="0"/>
              <w:widowControl/>
              <w:suppressLineNumbers w:val="0"/>
              <w:kinsoku/>
              <w:wordWrap/>
              <w:overflowPunct/>
              <w:topLinePunct w:val="0"/>
              <w:autoSpaceDE/>
              <w:autoSpaceDN/>
              <w:bidi w:val="0"/>
              <w:adjustRightInd/>
              <w:snapToGrid/>
              <w:spacing w:line="300" w:lineRule="auto"/>
              <w:textAlignment w:val="auto"/>
              <w:rPr>
                <w:rFonts w:ascii="Times New Roman" w:hAnsi="Times New Roman"/>
                <w:sz w:val="24"/>
              </w:rPr>
            </w:pPr>
            <w:ins w:id="13" w:author="曙光或者万宝路" w:date="2025-12-25T19:02:32Z">
              <w:r>
                <w:rPr>
                  <w:rFonts w:hint="eastAsia" w:ascii="Times New Roman" w:hAnsi="Times New Roman"/>
                  <w:sz w:val="24"/>
                </w:rPr>
                <w:t>Zaharia M, Xin R, Wendell P, et al. Apache Spark: A Fast and General Engine for Large-Scale Data Processing[J]. Journal of Machine Learning Research, 2016, 17(1): 1–31.</w:t>
              </w:r>
            </w:ins>
          </w:p>
          <w:p w14:paraId="65BDBE39">
            <w:pPr>
              <w:pStyle w:val="10"/>
              <w:keepNext w:val="0"/>
              <w:keepLines w:val="0"/>
              <w:pageBreakBefore w:val="0"/>
              <w:widowControl/>
              <w:suppressLineNumbers w:val="0"/>
              <w:kinsoku/>
              <w:wordWrap/>
              <w:overflowPunct/>
              <w:topLinePunct w:val="0"/>
              <w:autoSpaceDE/>
              <w:autoSpaceDN/>
              <w:bidi w:val="0"/>
              <w:adjustRightInd/>
              <w:snapToGrid/>
              <w:spacing w:line="300" w:lineRule="auto"/>
              <w:textAlignment w:val="auto"/>
              <w:rPr>
                <w:rFonts w:ascii="Times New Roman" w:hAnsi="Times New Roman"/>
                <w:sz w:val="24"/>
              </w:rPr>
            </w:pPr>
            <w:r>
              <w:rPr>
                <w:rFonts w:ascii="Times New Roman" w:hAnsi="Times New Roman"/>
                <w:sz w:val="24"/>
              </w:rPr>
              <w:t xml:space="preserve">Apache Software Foundation. Apache Flink Documentation[EB/OL]. </w:t>
            </w:r>
            <w:r>
              <w:rPr>
                <w:rFonts w:ascii="Times New Roman" w:hAnsi="Times New Roman"/>
                <w:sz w:val="24"/>
              </w:rPr>
              <w:fldChar w:fldCharType="begin"/>
            </w:r>
            <w:r>
              <w:rPr>
                <w:rFonts w:ascii="Times New Roman" w:hAnsi="Times New Roman"/>
                <w:sz w:val="24"/>
              </w:rPr>
              <w:instrText xml:space="preserve"> HYPERLINK "https://nightlies.apache.org/flink/flink-docs-release-1.17/" \t "_new" </w:instrText>
            </w:r>
            <w:r>
              <w:rPr>
                <w:rFonts w:ascii="Times New Roman" w:hAnsi="Times New Roman"/>
                <w:sz w:val="24"/>
              </w:rPr>
              <w:fldChar w:fldCharType="separate"/>
            </w:r>
            <w:r>
              <w:rPr>
                <w:rStyle w:val="17"/>
                <w:rFonts w:ascii="Times New Roman" w:hAnsi="Times New Roman"/>
                <w:sz w:val="24"/>
              </w:rPr>
              <w:t>https://nightlies.apache.org/flink/flink-docs-release-1.17/</w:t>
            </w:r>
            <w:r>
              <w:rPr>
                <w:rFonts w:ascii="Times New Roman" w:hAnsi="Times New Roman"/>
                <w:sz w:val="24"/>
              </w:rPr>
              <w:fldChar w:fldCharType="end"/>
            </w:r>
          </w:p>
          <w:p w14:paraId="39C82A71">
            <w:pPr>
              <w:pStyle w:val="10"/>
              <w:keepNext w:val="0"/>
              <w:keepLines w:val="0"/>
              <w:pageBreakBefore w:val="0"/>
              <w:widowControl/>
              <w:suppressLineNumbers w:val="0"/>
              <w:kinsoku/>
              <w:wordWrap/>
              <w:overflowPunct/>
              <w:topLinePunct w:val="0"/>
              <w:autoSpaceDE/>
              <w:autoSpaceDN/>
              <w:bidi w:val="0"/>
              <w:adjustRightInd/>
              <w:snapToGrid/>
              <w:spacing w:line="300" w:lineRule="auto"/>
              <w:textAlignment w:val="auto"/>
              <w:rPr>
                <w:rFonts w:ascii="Times New Roman" w:hAnsi="Times New Roman"/>
                <w:sz w:val="24"/>
              </w:rPr>
            </w:pPr>
            <w:r>
              <w:rPr>
                <w:rFonts w:ascii="Times New Roman" w:hAnsi="Times New Roman"/>
                <w:sz w:val="24"/>
              </w:rPr>
              <w:t xml:space="preserve">Apache Software Foundation. Apache Flume User Guide[EB/OL]. </w:t>
            </w:r>
            <w:r>
              <w:rPr>
                <w:rFonts w:ascii="Times New Roman" w:hAnsi="Times New Roman"/>
                <w:sz w:val="24"/>
              </w:rPr>
              <w:fldChar w:fldCharType="begin"/>
            </w:r>
            <w:r>
              <w:rPr>
                <w:rFonts w:ascii="Times New Roman" w:hAnsi="Times New Roman"/>
                <w:sz w:val="24"/>
              </w:rPr>
              <w:instrText xml:space="preserve"> HYPERLINK "https://flume.apache.org/FlumeUserGuide.html" \t "_new" </w:instrText>
            </w:r>
            <w:r>
              <w:rPr>
                <w:rFonts w:ascii="Times New Roman" w:hAnsi="Times New Roman"/>
                <w:sz w:val="24"/>
              </w:rPr>
              <w:fldChar w:fldCharType="separate"/>
            </w:r>
            <w:r>
              <w:rPr>
                <w:rStyle w:val="17"/>
                <w:rFonts w:ascii="Times New Roman" w:hAnsi="Times New Roman"/>
                <w:sz w:val="24"/>
              </w:rPr>
              <w:t>https://flume.apache.org/FlumeUserGuide.html</w:t>
            </w:r>
            <w:r>
              <w:rPr>
                <w:rFonts w:ascii="Times New Roman" w:hAnsi="Times New Roman"/>
                <w:sz w:val="24"/>
              </w:rPr>
              <w:fldChar w:fldCharType="end"/>
            </w:r>
          </w:p>
          <w:p w14:paraId="76A9EA9F">
            <w:pPr>
              <w:pStyle w:val="10"/>
              <w:keepNext w:val="0"/>
              <w:keepLines w:val="0"/>
              <w:pageBreakBefore w:val="0"/>
              <w:widowControl/>
              <w:suppressLineNumbers w:val="0"/>
              <w:kinsoku/>
              <w:wordWrap/>
              <w:overflowPunct/>
              <w:topLinePunct w:val="0"/>
              <w:autoSpaceDE/>
              <w:autoSpaceDN/>
              <w:bidi w:val="0"/>
              <w:adjustRightInd/>
              <w:snapToGrid/>
              <w:spacing w:line="300" w:lineRule="auto"/>
              <w:textAlignment w:val="auto"/>
              <w:rPr>
                <w:rFonts w:ascii="Times New Roman" w:hAnsi="Times New Roman"/>
                <w:sz w:val="24"/>
              </w:rPr>
            </w:pPr>
            <w:r>
              <w:rPr>
                <w:rFonts w:ascii="Times New Roman" w:hAnsi="Times New Roman"/>
                <w:sz w:val="24"/>
              </w:rPr>
              <w:t xml:space="preserve">Apache Software Foundation. Apache Hive Documentation[EB/OL]. </w:t>
            </w:r>
            <w:r>
              <w:rPr>
                <w:rFonts w:ascii="Times New Roman" w:hAnsi="Times New Roman"/>
                <w:sz w:val="24"/>
              </w:rPr>
              <w:fldChar w:fldCharType="begin"/>
            </w:r>
            <w:r>
              <w:rPr>
                <w:rFonts w:ascii="Times New Roman" w:hAnsi="Times New Roman"/>
                <w:sz w:val="24"/>
              </w:rPr>
              <w:instrText xml:space="preserve"> HYPERLINK "https://hive.apache.org/" \t "_new" </w:instrText>
            </w:r>
            <w:r>
              <w:rPr>
                <w:rFonts w:ascii="Times New Roman" w:hAnsi="Times New Roman"/>
                <w:sz w:val="24"/>
              </w:rPr>
              <w:fldChar w:fldCharType="separate"/>
            </w:r>
            <w:r>
              <w:rPr>
                <w:rStyle w:val="17"/>
                <w:rFonts w:ascii="Times New Roman" w:hAnsi="Times New Roman"/>
                <w:sz w:val="24"/>
              </w:rPr>
              <w:t>https://hive.apache.org/</w:t>
            </w:r>
            <w:r>
              <w:rPr>
                <w:rFonts w:ascii="Times New Roman" w:hAnsi="Times New Roman"/>
                <w:sz w:val="24"/>
              </w:rPr>
              <w:fldChar w:fldCharType="end"/>
            </w:r>
          </w:p>
          <w:p w14:paraId="4B646572">
            <w:pPr>
              <w:pStyle w:val="10"/>
              <w:keepNext w:val="0"/>
              <w:keepLines w:val="0"/>
              <w:pageBreakBefore w:val="0"/>
              <w:widowControl/>
              <w:suppressLineNumbers w:val="0"/>
              <w:kinsoku/>
              <w:wordWrap/>
              <w:overflowPunct/>
              <w:topLinePunct w:val="0"/>
              <w:autoSpaceDE/>
              <w:autoSpaceDN/>
              <w:bidi w:val="0"/>
              <w:adjustRightInd/>
              <w:snapToGrid/>
              <w:spacing w:line="300" w:lineRule="auto"/>
              <w:textAlignment w:val="auto"/>
              <w:rPr>
                <w:rFonts w:ascii="Times New Roman" w:hAnsi="Times New Roman"/>
                <w:sz w:val="24"/>
              </w:rPr>
            </w:pPr>
            <w:r>
              <w:rPr>
                <w:rFonts w:ascii="Times New Roman" w:hAnsi="Times New Roman"/>
                <w:sz w:val="24"/>
              </w:rPr>
              <w:t xml:space="preserve">Apache Software Foundation. Apache Hudi Documentation[EB/OL]. </w:t>
            </w:r>
            <w:r>
              <w:rPr>
                <w:rFonts w:ascii="Times New Roman" w:hAnsi="Times New Roman"/>
                <w:sz w:val="24"/>
              </w:rPr>
              <w:fldChar w:fldCharType="begin"/>
            </w:r>
            <w:r>
              <w:rPr>
                <w:rFonts w:ascii="Times New Roman" w:hAnsi="Times New Roman"/>
                <w:sz w:val="24"/>
              </w:rPr>
              <w:instrText xml:space="preserve"> HYPERLINK "https://hudi.apache.org/docs/overview/" \t "_new" </w:instrText>
            </w:r>
            <w:r>
              <w:rPr>
                <w:rFonts w:ascii="Times New Roman" w:hAnsi="Times New Roman"/>
                <w:sz w:val="24"/>
              </w:rPr>
              <w:fldChar w:fldCharType="separate"/>
            </w:r>
            <w:r>
              <w:rPr>
                <w:rStyle w:val="17"/>
                <w:rFonts w:ascii="Times New Roman" w:hAnsi="Times New Roman"/>
                <w:sz w:val="24"/>
              </w:rPr>
              <w:t>https://hudi.apache.org/docs/overview/</w:t>
            </w:r>
            <w:r>
              <w:rPr>
                <w:rFonts w:ascii="Times New Roman" w:hAnsi="Times New Roman"/>
                <w:sz w:val="24"/>
              </w:rPr>
              <w:fldChar w:fldCharType="end"/>
            </w:r>
          </w:p>
          <w:p w14:paraId="70B749A6">
            <w:pPr>
              <w:pStyle w:val="10"/>
              <w:keepNext w:val="0"/>
              <w:keepLines w:val="0"/>
              <w:pageBreakBefore w:val="0"/>
              <w:widowControl/>
              <w:suppressLineNumbers w:val="0"/>
              <w:kinsoku/>
              <w:wordWrap/>
              <w:overflowPunct/>
              <w:topLinePunct w:val="0"/>
              <w:autoSpaceDE/>
              <w:autoSpaceDN/>
              <w:bidi w:val="0"/>
              <w:adjustRightInd/>
              <w:snapToGrid/>
              <w:spacing w:line="300" w:lineRule="auto"/>
              <w:textAlignment w:val="auto"/>
              <w:rPr>
                <w:rFonts w:ascii="Times New Roman" w:hAnsi="Times New Roman"/>
                <w:sz w:val="24"/>
              </w:rPr>
            </w:pPr>
            <w:r>
              <w:rPr>
                <w:rFonts w:ascii="Times New Roman" w:hAnsi="Times New Roman"/>
                <w:sz w:val="24"/>
              </w:rPr>
              <w:t xml:space="preserve">Apache Software Foundation. Apache Kafka Documentation[EB/OL]. </w:t>
            </w:r>
            <w:r>
              <w:rPr>
                <w:rFonts w:ascii="Times New Roman" w:hAnsi="Times New Roman"/>
                <w:sz w:val="24"/>
              </w:rPr>
              <w:fldChar w:fldCharType="begin"/>
            </w:r>
            <w:r>
              <w:rPr>
                <w:rFonts w:ascii="Times New Roman" w:hAnsi="Times New Roman"/>
                <w:sz w:val="24"/>
              </w:rPr>
              <w:instrText xml:space="preserve"> HYPERLINK "https://kafka.apache.org/documentation/" \t "_new" </w:instrText>
            </w:r>
            <w:r>
              <w:rPr>
                <w:rFonts w:ascii="Times New Roman" w:hAnsi="Times New Roman"/>
                <w:sz w:val="24"/>
              </w:rPr>
              <w:fldChar w:fldCharType="separate"/>
            </w:r>
            <w:r>
              <w:rPr>
                <w:rStyle w:val="17"/>
                <w:rFonts w:ascii="Times New Roman" w:hAnsi="Times New Roman"/>
                <w:sz w:val="24"/>
              </w:rPr>
              <w:t>https://kafka.apache.org/documentation/</w:t>
            </w:r>
            <w:r>
              <w:rPr>
                <w:rFonts w:ascii="Times New Roman" w:hAnsi="Times New Roman"/>
                <w:sz w:val="24"/>
              </w:rPr>
              <w:fldChar w:fldCharType="end"/>
            </w:r>
          </w:p>
          <w:p w14:paraId="13FC067D">
            <w:pPr>
              <w:pStyle w:val="10"/>
              <w:keepNext w:val="0"/>
              <w:keepLines w:val="0"/>
              <w:pageBreakBefore w:val="0"/>
              <w:widowControl/>
              <w:suppressLineNumbers w:val="0"/>
              <w:kinsoku/>
              <w:wordWrap/>
              <w:overflowPunct/>
              <w:topLinePunct w:val="0"/>
              <w:autoSpaceDE/>
              <w:autoSpaceDN/>
              <w:bidi w:val="0"/>
              <w:adjustRightInd/>
              <w:snapToGrid/>
              <w:spacing w:line="300" w:lineRule="auto"/>
              <w:textAlignment w:val="auto"/>
              <w:rPr>
                <w:rFonts w:ascii="Times New Roman" w:hAnsi="Times New Roman"/>
                <w:sz w:val="24"/>
              </w:rPr>
            </w:pPr>
            <w:r>
              <w:rPr>
                <w:rFonts w:ascii="Times New Roman" w:hAnsi="Times New Roman"/>
                <w:sz w:val="24"/>
              </w:rPr>
              <w:t xml:space="preserve">Apache Software Foundation. Apache Spark Documentation[EB/OL]. </w:t>
            </w:r>
            <w:r>
              <w:rPr>
                <w:rFonts w:ascii="Times New Roman" w:hAnsi="Times New Roman"/>
                <w:sz w:val="24"/>
              </w:rPr>
              <w:fldChar w:fldCharType="begin"/>
            </w:r>
            <w:r>
              <w:rPr>
                <w:rFonts w:ascii="Times New Roman" w:hAnsi="Times New Roman"/>
                <w:sz w:val="24"/>
              </w:rPr>
              <w:instrText xml:space="preserve"> HYPERLINK "https://spark.apache.org/docs/latest/" \t "_new" </w:instrText>
            </w:r>
            <w:r>
              <w:rPr>
                <w:rFonts w:ascii="Times New Roman" w:hAnsi="Times New Roman"/>
                <w:sz w:val="24"/>
              </w:rPr>
              <w:fldChar w:fldCharType="separate"/>
            </w:r>
            <w:r>
              <w:rPr>
                <w:rStyle w:val="17"/>
                <w:rFonts w:ascii="Times New Roman" w:hAnsi="Times New Roman"/>
                <w:sz w:val="24"/>
              </w:rPr>
              <w:t>https://spark.apache.org/docs/latest/</w:t>
            </w:r>
            <w:r>
              <w:rPr>
                <w:rFonts w:ascii="Times New Roman" w:hAnsi="Times New Roman"/>
                <w:sz w:val="24"/>
              </w:rPr>
              <w:fldChar w:fldCharType="end"/>
            </w:r>
          </w:p>
          <w:p w14:paraId="665352E9">
            <w:pPr>
              <w:pStyle w:val="10"/>
              <w:keepNext w:val="0"/>
              <w:keepLines w:val="0"/>
              <w:pageBreakBefore w:val="0"/>
              <w:widowControl/>
              <w:suppressLineNumbers w:val="0"/>
              <w:kinsoku/>
              <w:wordWrap/>
              <w:overflowPunct/>
              <w:topLinePunct w:val="0"/>
              <w:autoSpaceDE/>
              <w:autoSpaceDN/>
              <w:bidi w:val="0"/>
              <w:adjustRightInd/>
              <w:snapToGrid/>
              <w:spacing w:line="300" w:lineRule="auto"/>
              <w:textAlignment w:val="auto"/>
              <w:rPr>
                <w:rFonts w:ascii="Times New Roman" w:hAnsi="Times New Roman"/>
                <w:sz w:val="24"/>
              </w:rPr>
            </w:pPr>
            <w:r>
              <w:rPr>
                <w:rFonts w:ascii="Times New Roman" w:hAnsi="Times New Roman"/>
                <w:sz w:val="24"/>
              </w:rPr>
              <w:t xml:space="preserve">Databricks. Lakehouse: A New Generation of Open Platforms that Unify Data Warehousing and Advanced Analytics[R]. </w:t>
            </w:r>
            <w:r>
              <w:rPr>
                <w:rFonts w:ascii="Times New Roman" w:hAnsi="Times New Roman"/>
                <w:sz w:val="24"/>
              </w:rPr>
              <w:fldChar w:fldCharType="begin"/>
            </w:r>
            <w:r>
              <w:rPr>
                <w:rFonts w:ascii="Times New Roman" w:hAnsi="Times New Roman"/>
                <w:sz w:val="24"/>
              </w:rPr>
              <w:instrText xml:space="preserve"> HYPERLINK "https://www.databricks.com/research/lakehouse" \t "_new" </w:instrText>
            </w:r>
            <w:r>
              <w:rPr>
                <w:rFonts w:ascii="Times New Roman" w:hAnsi="Times New Roman"/>
                <w:sz w:val="24"/>
              </w:rPr>
              <w:fldChar w:fldCharType="separate"/>
            </w:r>
            <w:r>
              <w:rPr>
                <w:rStyle w:val="17"/>
                <w:rFonts w:ascii="Times New Roman" w:hAnsi="Times New Roman"/>
                <w:sz w:val="24"/>
              </w:rPr>
              <w:t>https://www.databricks.com/research/lakehouse</w:t>
            </w:r>
            <w:r>
              <w:rPr>
                <w:rFonts w:ascii="Times New Roman" w:hAnsi="Times New Roman"/>
                <w:sz w:val="24"/>
              </w:rPr>
              <w:fldChar w:fldCharType="end"/>
            </w:r>
          </w:p>
          <w:p w14:paraId="2C86D41E">
            <w:pPr>
              <w:pStyle w:val="10"/>
              <w:keepNext w:val="0"/>
              <w:keepLines w:val="0"/>
              <w:pageBreakBefore w:val="0"/>
              <w:widowControl/>
              <w:suppressLineNumbers w:val="0"/>
              <w:kinsoku/>
              <w:wordWrap/>
              <w:overflowPunct/>
              <w:topLinePunct w:val="0"/>
              <w:autoSpaceDE/>
              <w:autoSpaceDN/>
              <w:bidi w:val="0"/>
              <w:adjustRightInd/>
              <w:snapToGrid/>
              <w:spacing w:line="300" w:lineRule="auto"/>
              <w:textAlignment w:val="auto"/>
              <w:rPr>
                <w:rFonts w:ascii="Times New Roman" w:hAnsi="Times New Roman"/>
                <w:sz w:val="24"/>
              </w:rPr>
            </w:pPr>
            <w:r>
              <w:rPr>
                <w:rFonts w:ascii="Times New Roman" w:hAnsi="Times New Roman"/>
                <w:sz w:val="24"/>
              </w:rPr>
              <w:t>Kleppmann M. Designing Data-Intensive Applications[M]. Sebastopol: O'Reilly Media, 2017.</w:t>
            </w:r>
          </w:p>
          <w:p w14:paraId="444C1134">
            <w:pPr>
              <w:pStyle w:val="10"/>
              <w:keepNext w:val="0"/>
              <w:keepLines w:val="0"/>
              <w:pageBreakBefore w:val="0"/>
              <w:widowControl/>
              <w:suppressLineNumbers w:val="0"/>
              <w:kinsoku/>
              <w:wordWrap/>
              <w:overflowPunct/>
              <w:topLinePunct w:val="0"/>
              <w:autoSpaceDE/>
              <w:autoSpaceDN/>
              <w:bidi w:val="0"/>
              <w:adjustRightInd/>
              <w:snapToGrid/>
              <w:spacing w:line="300" w:lineRule="auto"/>
              <w:textAlignment w:val="auto"/>
              <w:rPr>
                <w:rFonts w:hint="eastAsia" w:ascii="Times New Roman" w:hAnsi="Times New Roman"/>
                <w:sz w:val="24"/>
              </w:rPr>
            </w:pPr>
            <w:r>
              <w:rPr>
                <w:rFonts w:ascii="Times New Roman" w:hAnsi="Times New Roman"/>
                <w:sz w:val="24"/>
              </w:rPr>
              <w:t xml:space="preserve">Oracle Corporation. MySQL 8.0 Reference Manual[EB/OL]. </w:t>
            </w:r>
            <w:r>
              <w:rPr>
                <w:rFonts w:ascii="Times New Roman" w:hAnsi="Times New Roman"/>
                <w:sz w:val="24"/>
              </w:rPr>
              <w:fldChar w:fldCharType="begin"/>
            </w:r>
            <w:r>
              <w:rPr>
                <w:rFonts w:ascii="Times New Roman" w:hAnsi="Times New Roman"/>
                <w:sz w:val="24"/>
              </w:rPr>
              <w:instrText xml:space="preserve"> HYPERLINK "https://dev.mysql.com/doc/refman/8.0/en/" \t "_new" </w:instrText>
            </w:r>
            <w:r>
              <w:rPr>
                <w:rFonts w:ascii="Times New Roman" w:hAnsi="Times New Roman"/>
                <w:sz w:val="24"/>
              </w:rPr>
              <w:fldChar w:fldCharType="separate"/>
            </w:r>
            <w:r>
              <w:rPr>
                <w:rStyle w:val="17"/>
                <w:rFonts w:ascii="Times New Roman" w:hAnsi="Times New Roman"/>
                <w:sz w:val="24"/>
              </w:rPr>
              <w:t>https://dev.mysql.com/doc/refman/8.0/en/</w:t>
            </w:r>
            <w:r>
              <w:rPr>
                <w:rFonts w:ascii="Times New Roman" w:hAnsi="Times New Roman"/>
                <w:sz w:val="24"/>
              </w:rPr>
              <w:fldChar w:fldCharType="end"/>
            </w:r>
          </w:p>
          <w:p w14:paraId="104FBB82">
            <w:pPr>
              <w:pStyle w:val="6"/>
              <w:tabs>
                <w:tab w:val="left" w:pos="8568"/>
                <w:tab w:val="right" w:pos="10472"/>
                <w:tab w:val="clear" w:pos="8640"/>
              </w:tabs>
              <w:spacing w:after="0" w:line="300" w:lineRule="auto"/>
              <w:ind w:firstLine="0" w:firstLineChars="0"/>
              <w:rPr>
                <w:rFonts w:hint="eastAsia" w:ascii="黑体" w:hAnsi="黑体" w:eastAsia="黑体"/>
              </w:rPr>
            </w:pPr>
            <w:r>
              <w:rPr>
                <w:rFonts w:hint="eastAsia" w:ascii="黑体" w:hAnsi="黑体" w:eastAsia="黑体"/>
              </w:rPr>
              <w:t>五、研究进度</w:t>
            </w:r>
          </w:p>
          <w:p w14:paraId="15DC6917">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leftChars="0" w:firstLine="420" w:firstLineChars="175"/>
              <w:jc w:val="left"/>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color w:val="000000" w:themeColor="text1"/>
                <w:sz w:val="24"/>
                <w:szCs w:val="24"/>
                <w:lang w:val="en-US" w:eastAsia="zh-CN"/>
                <w14:textFill>
                  <w14:solidFill>
                    <w14:schemeClr w14:val="tx1"/>
                  </w14:solidFill>
                </w14:textFill>
              </w:rPr>
              <w:t>5</w:t>
            </w:r>
            <w:commentRangeStart w:id="3"/>
            <w:r>
              <w:rPr>
                <w:rFonts w:hint="eastAsia" w:asciiTheme="minorEastAsia" w:hAnsiTheme="minorEastAsia" w:eastAsiaTheme="minorEastAsia" w:cstheme="minorEastAsia"/>
                <w:b w:val="0"/>
                <w:bCs w:val="0"/>
                <w:color w:val="000000" w:themeColor="text1"/>
                <w:sz w:val="24"/>
                <w:szCs w:val="24"/>
                <w14:textFill>
                  <w14:solidFill>
                    <w14:schemeClr w14:val="tx1"/>
                  </w14:solidFill>
                </w14:textFill>
              </w:rPr>
              <w:t>.1</w:t>
            </w:r>
            <w:commentRangeEnd w:id="3"/>
            <w:r>
              <w:rPr>
                <w:color w:val="000000" w:themeColor="text1"/>
                <w14:textFill>
                  <w14:solidFill>
                    <w14:schemeClr w14:val="tx1"/>
                  </w14:solidFill>
                </w14:textFill>
              </w:rPr>
              <w:commentReference w:id="3"/>
            </w:r>
            <w:r>
              <w:rPr>
                <w:rFonts w:hint="eastAsia" w:asciiTheme="minorEastAsia" w:hAnsiTheme="minorEastAsia" w:eastAsiaTheme="minorEastAsia" w:cstheme="minorEastAsia"/>
                <w:b w:val="0"/>
                <w:bCs w:val="0"/>
                <w:sz w:val="24"/>
                <w:szCs w:val="24"/>
              </w:rPr>
              <w:t xml:space="preserve"> 研究进度安排说明</w:t>
            </w:r>
          </w:p>
          <w:p w14:paraId="784D6E8A">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leftChars="0" w:firstLine="420" w:firstLineChars="175"/>
              <w:jc w:val="left"/>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lang w:eastAsia="zh-CN"/>
              </w:rPr>
              <w:t>（</w:t>
            </w:r>
            <w:r>
              <w:rPr>
                <w:rFonts w:hint="eastAsia" w:asciiTheme="minorEastAsia" w:hAnsiTheme="minorEastAsia" w:eastAsiaTheme="minorEastAsia" w:cstheme="minorEastAsia"/>
                <w:b w:val="0"/>
                <w:bCs w:val="0"/>
                <w:sz w:val="24"/>
                <w:szCs w:val="24"/>
                <w:lang w:val="en-US" w:eastAsia="zh-CN"/>
              </w:rPr>
              <w:t>1)</w:t>
            </w:r>
            <w:r>
              <w:rPr>
                <w:rFonts w:hint="eastAsia" w:asciiTheme="minorEastAsia" w:hAnsiTheme="minorEastAsia" w:eastAsiaTheme="minorEastAsia" w:cstheme="minorEastAsia"/>
                <w:b w:val="0"/>
                <w:bCs w:val="0"/>
                <w:sz w:val="24"/>
                <w:szCs w:val="24"/>
              </w:rPr>
              <w:t>前期准备阶段</w:t>
            </w: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eastAsiaTheme="minorEastAsia" w:cstheme="minorEastAsia"/>
                <w:b w:val="0"/>
                <w:bCs w:val="0"/>
                <w:sz w:val="24"/>
                <w:szCs w:val="24"/>
              </w:rPr>
              <w:t>查阅与课题相关的国内外文献资料，熟悉电商广告数据分析、大数据处理架构及湖仓一体技术的发展现状，明确研究目标和技术路线，完成开题报告的撰写与论证。</w:t>
            </w:r>
          </w:p>
          <w:p w14:paraId="545F7D22">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leftChars="0" w:firstLine="420" w:firstLineChars="175"/>
              <w:jc w:val="left"/>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lang w:val="en-US" w:eastAsia="zh-CN"/>
              </w:rPr>
              <w:t>(2)</w:t>
            </w:r>
            <w:r>
              <w:rPr>
                <w:rFonts w:hint="eastAsia" w:asciiTheme="minorEastAsia" w:hAnsiTheme="minorEastAsia" w:eastAsiaTheme="minorEastAsia" w:cstheme="minorEastAsia"/>
                <w:b w:val="0"/>
                <w:bCs w:val="0"/>
                <w:sz w:val="24"/>
                <w:szCs w:val="24"/>
              </w:rPr>
              <w:t>系统设计阶段</w:t>
            </w: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eastAsiaTheme="minorEastAsia" w:cstheme="minorEastAsia"/>
                <w:b w:val="0"/>
                <w:bCs w:val="0"/>
                <w:sz w:val="24"/>
                <w:szCs w:val="24"/>
              </w:rPr>
              <w:t>根据研究目标，结合电商广告业务特点，完成系统总体架构设计，明确数据采集方式、存储方案、实时与离线处理流程以及系统各功能模块的设计方案。</w:t>
            </w:r>
          </w:p>
          <w:p w14:paraId="56684FAF">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leftChars="0" w:firstLine="420" w:firstLineChars="175"/>
              <w:jc w:val="left"/>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lang w:val="en-US" w:eastAsia="zh-CN"/>
              </w:rPr>
              <w:t>(3)</w:t>
            </w:r>
            <w:r>
              <w:rPr>
                <w:rFonts w:hint="eastAsia" w:asciiTheme="minorEastAsia" w:hAnsiTheme="minorEastAsia" w:eastAsiaTheme="minorEastAsia" w:cstheme="minorEastAsia"/>
                <w:b w:val="0"/>
                <w:bCs w:val="0"/>
                <w:sz w:val="24"/>
                <w:szCs w:val="24"/>
              </w:rPr>
              <w:t>系统实现阶段</w:t>
            </w: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eastAsiaTheme="minorEastAsia" w:cstheme="minorEastAsia"/>
                <w:b w:val="0"/>
                <w:bCs w:val="0"/>
                <w:sz w:val="24"/>
                <w:szCs w:val="24"/>
              </w:rPr>
              <w:t>在实验环境中搭建相关大数据组件，完成广告数据采集、统一湖仓存储、实时处理、离线分析以及结果服务化等核心功能的实现。</w:t>
            </w:r>
          </w:p>
          <w:p w14:paraId="266FE74E">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leftChars="0" w:firstLine="420" w:firstLineChars="175"/>
              <w:jc w:val="left"/>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lang w:val="en-US" w:eastAsia="zh-CN"/>
              </w:rPr>
              <w:t>(4)</w:t>
            </w:r>
            <w:r>
              <w:rPr>
                <w:rFonts w:hint="eastAsia" w:asciiTheme="minorEastAsia" w:hAnsiTheme="minorEastAsia" w:eastAsiaTheme="minorEastAsia" w:cstheme="minorEastAsia"/>
                <w:b w:val="0"/>
                <w:bCs w:val="0"/>
                <w:sz w:val="24"/>
                <w:szCs w:val="24"/>
              </w:rPr>
              <w:t>系统测试与优化阶段</w:t>
            </w: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eastAsiaTheme="minorEastAsia" w:cstheme="minorEastAsia"/>
                <w:b w:val="0"/>
                <w:bCs w:val="0"/>
                <w:sz w:val="24"/>
                <w:szCs w:val="24"/>
              </w:rPr>
              <w:t>对系统的功能完整性和运行稳定性进行测试，对存在的问题进行调整和优化，验证系统在广告数据分析场景下的可行性。</w:t>
            </w:r>
          </w:p>
          <w:p w14:paraId="04A37159">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leftChars="0" w:firstLine="420" w:firstLineChars="175"/>
              <w:jc w:val="left"/>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lang w:val="en-US" w:eastAsia="zh-CN"/>
              </w:rPr>
              <w:t>(5)</w:t>
            </w:r>
            <w:r>
              <w:rPr>
                <w:rFonts w:hint="eastAsia" w:asciiTheme="minorEastAsia" w:hAnsiTheme="minorEastAsia" w:eastAsiaTheme="minorEastAsia" w:cstheme="minorEastAsia"/>
                <w:b w:val="0"/>
                <w:bCs w:val="0"/>
                <w:sz w:val="24"/>
                <w:szCs w:val="24"/>
              </w:rPr>
              <w:t>论文撰写与答辩准备阶段</w:t>
            </w: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eastAsiaTheme="minorEastAsia" w:cstheme="minorEastAsia"/>
                <w:b w:val="0"/>
                <w:bCs w:val="0"/>
                <w:sz w:val="24"/>
                <w:szCs w:val="24"/>
              </w:rPr>
              <w:t>对系统设计与实现过程进行总结，完成毕业设计论文撰写，并进行修改完善，准备毕业答辩相关材料。</w:t>
            </w:r>
          </w:p>
          <w:p w14:paraId="23E3F04E">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leftChars="0" w:firstLine="420" w:firstLineChars="175"/>
              <w:jc w:val="left"/>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lang w:val="en-US" w:eastAsia="zh-CN"/>
              </w:rPr>
              <w:t>5</w:t>
            </w:r>
            <w:r>
              <w:rPr>
                <w:rFonts w:hint="eastAsia" w:asciiTheme="minorEastAsia" w:hAnsiTheme="minorEastAsia" w:eastAsiaTheme="minorEastAsia" w:cstheme="minorEastAsia"/>
                <w:b w:val="0"/>
                <w:bCs w:val="0"/>
                <w:sz w:val="24"/>
                <w:szCs w:val="24"/>
              </w:rPr>
              <w:t>.2 研究计划进度表</w:t>
            </w:r>
          </w:p>
          <w:tbl>
            <w:tblPr>
              <w:tblStyle w:val="11"/>
              <w:tblW w:w="8349"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10"/>
              <w:gridCol w:w="1630"/>
              <w:gridCol w:w="5809"/>
            </w:tblGrid>
            <w:tr w14:paraId="7D9BDA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0" w:hRule="atLeast"/>
              </w:trPr>
              <w:tc>
                <w:tcPr>
                  <w:tcW w:w="910" w:type="dxa"/>
                  <w:tcBorders>
                    <w:top w:val="nil"/>
                    <w:left w:val="nil"/>
                    <w:bottom w:val="nil"/>
                    <w:right w:val="nil"/>
                  </w:tcBorders>
                  <w:shd w:val="clear" w:color="auto" w:fill="auto"/>
                  <w:vAlign w:val="center"/>
                </w:tcPr>
                <w:p w14:paraId="119CE046">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序号</w:t>
                  </w:r>
                </w:p>
              </w:tc>
              <w:tc>
                <w:tcPr>
                  <w:tcW w:w="1630" w:type="dxa"/>
                  <w:tcBorders>
                    <w:top w:val="nil"/>
                    <w:left w:val="nil"/>
                    <w:bottom w:val="nil"/>
                    <w:right w:val="nil"/>
                  </w:tcBorders>
                  <w:shd w:val="clear" w:color="auto" w:fill="auto"/>
                  <w:vAlign w:val="center"/>
                </w:tcPr>
                <w:p w14:paraId="58012E66">
                  <w:pPr>
                    <w:keepNext w:val="0"/>
                    <w:keepLines w:val="0"/>
                    <w:widowControl/>
                    <w:suppressLineNumbers w:val="0"/>
                    <w:jc w:val="center"/>
                    <w:textAlignment w:val="center"/>
                    <w:rPr>
                      <w:rFonts w:hint="eastAsia" w:ascii="宋体" w:hAnsi="宋体" w:eastAsia="宋体" w:cs="宋体"/>
                      <w:b/>
                      <w:bCs/>
                      <w:i w:val="0"/>
                      <w:iCs w:val="0"/>
                      <w:color w:val="000000" w:themeColor="text1"/>
                      <w:sz w:val="22"/>
                      <w:szCs w:val="22"/>
                      <w:u w:val="none"/>
                      <w14:textFill>
                        <w14:solidFill>
                          <w14:schemeClr w14:val="tx1"/>
                        </w14:solidFill>
                      </w14:textFill>
                    </w:rPr>
                  </w:pPr>
                  <w:r>
                    <w:rPr>
                      <w:rFonts w:hint="eastAsia" w:ascii="宋体" w:hAnsi="宋体" w:eastAsia="宋体" w:cs="宋体"/>
                      <w:b/>
                      <w:bCs/>
                      <w:i w:val="0"/>
                      <w:iCs w:val="0"/>
                      <w:color w:val="000000" w:themeColor="text1"/>
                      <w:kern w:val="0"/>
                      <w:sz w:val="22"/>
                      <w:szCs w:val="22"/>
                      <w:u w:val="none"/>
                      <w:lang w:val="en-US" w:eastAsia="zh-CN" w:bidi="ar"/>
                      <w14:textFill>
                        <w14:solidFill>
                          <w14:schemeClr w14:val="tx1"/>
                        </w14:solidFill>
                      </w14:textFill>
                    </w:rPr>
                    <w:t>时间安排</w:t>
                  </w:r>
                  <w:r>
                    <w:rPr>
                      <w:color w:val="000000" w:themeColor="text1"/>
                      <w14:textFill>
                        <w14:solidFill>
                          <w14:schemeClr w14:val="tx1"/>
                        </w14:solidFill>
                      </w14:textFill>
                    </w:rPr>
                    <w:commentReference w:id="4"/>
                  </w:r>
                </w:p>
              </w:tc>
              <w:tc>
                <w:tcPr>
                  <w:tcW w:w="5809" w:type="dxa"/>
                  <w:tcBorders>
                    <w:top w:val="nil"/>
                    <w:left w:val="nil"/>
                    <w:bottom w:val="nil"/>
                    <w:right w:val="nil"/>
                  </w:tcBorders>
                  <w:shd w:val="clear" w:color="auto" w:fill="auto"/>
                  <w:vAlign w:val="center"/>
                </w:tcPr>
                <w:p w14:paraId="06B42A63">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研究内容</w:t>
                  </w:r>
                </w:p>
              </w:tc>
            </w:tr>
            <w:tr w14:paraId="51EEC6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0" w:hRule="atLeast"/>
              </w:trPr>
              <w:tc>
                <w:tcPr>
                  <w:tcW w:w="910" w:type="dxa"/>
                  <w:tcBorders>
                    <w:top w:val="nil"/>
                    <w:left w:val="nil"/>
                    <w:bottom w:val="nil"/>
                    <w:right w:val="nil"/>
                  </w:tcBorders>
                  <w:shd w:val="clear" w:color="auto" w:fill="auto"/>
                  <w:vAlign w:val="center"/>
                </w:tcPr>
                <w:p w14:paraId="28D465A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1630" w:type="dxa"/>
                  <w:tcBorders>
                    <w:top w:val="nil"/>
                    <w:left w:val="nil"/>
                    <w:bottom w:val="nil"/>
                    <w:right w:val="nil"/>
                  </w:tcBorders>
                  <w:shd w:val="clear" w:color="auto" w:fill="auto"/>
                  <w:vAlign w:val="center"/>
                </w:tcPr>
                <w:p w14:paraId="0555EF4D">
                  <w:pPr>
                    <w:keepNext w:val="0"/>
                    <w:keepLines w:val="0"/>
                    <w:widowControl/>
                    <w:suppressLineNumbers w:val="0"/>
                    <w:jc w:val="center"/>
                    <w:textAlignment w:val="center"/>
                    <w:rPr>
                      <w:rFonts w:hint="default" w:ascii="宋体" w:hAnsi="宋体" w:eastAsia="宋体" w:cs="宋体"/>
                      <w:i w:val="0"/>
                      <w:iCs w:val="0"/>
                      <w:color w:val="000000" w:themeColor="text1"/>
                      <w:sz w:val="22"/>
                      <w:szCs w:val="22"/>
                      <w:u w:val="none"/>
                      <w:lang w:val="en-US" w:eastAsia="zh-CN"/>
                      <w14:textFill>
                        <w14:solidFill>
                          <w14:schemeClr w14:val="tx1"/>
                        </w14:solidFill>
                      </w14:textFill>
                    </w:rPr>
                  </w:pPr>
                  <w:r>
                    <w:rPr>
                      <w:rFonts w:hint="eastAsia" w:ascii="宋体" w:hAnsi="宋体" w:cs="宋体"/>
                      <w:i w:val="0"/>
                      <w:iCs w:val="0"/>
                      <w:color w:val="000000" w:themeColor="text1"/>
                      <w:sz w:val="22"/>
                      <w:szCs w:val="22"/>
                      <w:u w:val="none"/>
                      <w:lang w:val="en-US" w:eastAsia="zh-CN"/>
                      <w14:textFill>
                        <w14:solidFill>
                          <w14:schemeClr w14:val="tx1"/>
                        </w14:solidFill>
                      </w14:textFill>
                    </w:rPr>
                    <w:t>12.22-1.4</w:t>
                  </w:r>
                </w:p>
              </w:tc>
              <w:tc>
                <w:tcPr>
                  <w:tcW w:w="5809" w:type="dxa"/>
                  <w:tcBorders>
                    <w:top w:val="nil"/>
                    <w:left w:val="nil"/>
                    <w:bottom w:val="nil"/>
                    <w:right w:val="nil"/>
                  </w:tcBorders>
                  <w:shd w:val="clear" w:color="auto" w:fill="auto"/>
                  <w:vAlign w:val="center"/>
                </w:tcPr>
                <w:p w14:paraId="63BC3B2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查阅相关文献资料，了解电商广告数据分析及湖仓一体技术，明确研究目标与技术路线，完成开题报告</w:t>
                  </w:r>
                </w:p>
              </w:tc>
            </w:tr>
            <w:tr w14:paraId="30E5EC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0" w:hRule="atLeast"/>
              </w:trPr>
              <w:tc>
                <w:tcPr>
                  <w:tcW w:w="910" w:type="dxa"/>
                  <w:tcBorders>
                    <w:top w:val="nil"/>
                    <w:left w:val="nil"/>
                    <w:bottom w:val="nil"/>
                    <w:right w:val="nil"/>
                  </w:tcBorders>
                  <w:shd w:val="clear" w:color="auto" w:fill="auto"/>
                  <w:vAlign w:val="center"/>
                </w:tcPr>
                <w:p w14:paraId="6A455B6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1630" w:type="dxa"/>
                  <w:tcBorders>
                    <w:top w:val="nil"/>
                    <w:left w:val="nil"/>
                    <w:bottom w:val="nil"/>
                    <w:right w:val="nil"/>
                  </w:tcBorders>
                  <w:shd w:val="clear" w:color="auto" w:fill="auto"/>
                  <w:vAlign w:val="center"/>
                </w:tcPr>
                <w:p w14:paraId="2472C59E">
                  <w:pPr>
                    <w:keepNext w:val="0"/>
                    <w:keepLines w:val="0"/>
                    <w:widowControl/>
                    <w:suppressLineNumbers w:val="0"/>
                    <w:jc w:val="center"/>
                    <w:textAlignment w:val="center"/>
                    <w:rPr>
                      <w:rFonts w:hint="default" w:ascii="宋体" w:hAnsi="宋体" w:eastAsia="宋体" w:cs="宋体"/>
                      <w:i w:val="0"/>
                      <w:iCs w:val="0"/>
                      <w:color w:val="000000" w:themeColor="text1"/>
                      <w:sz w:val="22"/>
                      <w:szCs w:val="22"/>
                      <w:u w:val="none"/>
                      <w:lang w:val="en-US" w:eastAsia="zh-CN"/>
                      <w14:textFill>
                        <w14:solidFill>
                          <w14:schemeClr w14:val="tx1"/>
                        </w14:solidFill>
                      </w14:textFill>
                    </w:rPr>
                  </w:pPr>
                  <w:r>
                    <w:rPr>
                      <w:rFonts w:hint="eastAsia" w:ascii="宋体" w:hAnsi="宋体" w:cs="宋体"/>
                      <w:i w:val="0"/>
                      <w:iCs w:val="0"/>
                      <w:color w:val="000000" w:themeColor="text1"/>
                      <w:sz w:val="22"/>
                      <w:szCs w:val="22"/>
                      <w:u w:val="none"/>
                      <w:lang w:val="en-US" w:eastAsia="zh-CN"/>
                      <w14:textFill>
                        <w14:solidFill>
                          <w14:schemeClr w14:val="tx1"/>
                        </w14:solidFill>
                      </w14:textFill>
                    </w:rPr>
                    <w:t>1.5-1.18</w:t>
                  </w:r>
                </w:p>
              </w:tc>
              <w:tc>
                <w:tcPr>
                  <w:tcW w:w="5809" w:type="dxa"/>
                  <w:tcBorders>
                    <w:top w:val="nil"/>
                    <w:left w:val="nil"/>
                    <w:bottom w:val="nil"/>
                    <w:right w:val="nil"/>
                  </w:tcBorders>
                  <w:shd w:val="clear" w:color="auto" w:fill="auto"/>
                  <w:vAlign w:val="center"/>
                </w:tcPr>
                <w:p w14:paraId="5021552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分析阿里天池广告数据集，完成业务需求分析与系统功能需求设计</w:t>
                  </w:r>
                </w:p>
              </w:tc>
            </w:tr>
            <w:tr w14:paraId="3CA3BB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0" w:hRule="atLeast"/>
              </w:trPr>
              <w:tc>
                <w:tcPr>
                  <w:tcW w:w="910" w:type="dxa"/>
                  <w:tcBorders>
                    <w:top w:val="nil"/>
                    <w:left w:val="nil"/>
                    <w:bottom w:val="nil"/>
                    <w:right w:val="nil"/>
                  </w:tcBorders>
                  <w:shd w:val="clear" w:color="auto" w:fill="auto"/>
                  <w:vAlign w:val="center"/>
                </w:tcPr>
                <w:p w14:paraId="304FDCF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1630" w:type="dxa"/>
                  <w:tcBorders>
                    <w:top w:val="nil"/>
                    <w:left w:val="nil"/>
                    <w:bottom w:val="nil"/>
                    <w:right w:val="nil"/>
                  </w:tcBorders>
                  <w:shd w:val="clear" w:color="auto" w:fill="auto"/>
                  <w:vAlign w:val="center"/>
                </w:tcPr>
                <w:p w14:paraId="4B0049CD">
                  <w:pPr>
                    <w:keepNext w:val="0"/>
                    <w:keepLines w:val="0"/>
                    <w:widowControl/>
                    <w:suppressLineNumbers w:val="0"/>
                    <w:jc w:val="center"/>
                    <w:textAlignment w:val="center"/>
                    <w:rPr>
                      <w:rFonts w:hint="default" w:ascii="宋体" w:hAnsi="宋体" w:eastAsia="宋体" w:cs="宋体"/>
                      <w:i w:val="0"/>
                      <w:iCs w:val="0"/>
                      <w:color w:val="000000" w:themeColor="text1"/>
                      <w:sz w:val="22"/>
                      <w:szCs w:val="22"/>
                      <w:u w:val="none"/>
                      <w:lang w:val="en-US" w:eastAsia="zh-CN"/>
                      <w14:textFill>
                        <w14:solidFill>
                          <w14:schemeClr w14:val="tx1"/>
                        </w14:solidFill>
                      </w14:textFill>
                    </w:rPr>
                  </w:pPr>
                  <w:r>
                    <w:rPr>
                      <w:rFonts w:hint="eastAsia" w:ascii="宋体" w:hAnsi="宋体" w:cs="宋体"/>
                      <w:i w:val="0"/>
                      <w:iCs w:val="0"/>
                      <w:color w:val="000000" w:themeColor="text1"/>
                      <w:sz w:val="22"/>
                      <w:szCs w:val="22"/>
                      <w:u w:val="none"/>
                      <w:lang w:val="en-US" w:eastAsia="zh-CN"/>
                      <w14:textFill>
                        <w14:solidFill>
                          <w14:schemeClr w14:val="tx1"/>
                        </w14:solidFill>
                      </w14:textFill>
                    </w:rPr>
                    <w:t>1.19-2.01</w:t>
                  </w:r>
                </w:p>
              </w:tc>
              <w:tc>
                <w:tcPr>
                  <w:tcW w:w="5809" w:type="dxa"/>
                  <w:tcBorders>
                    <w:top w:val="nil"/>
                    <w:left w:val="nil"/>
                    <w:bottom w:val="nil"/>
                    <w:right w:val="nil"/>
                  </w:tcBorders>
                  <w:shd w:val="clear" w:color="auto" w:fill="auto"/>
                  <w:vAlign w:val="center"/>
                </w:tcPr>
                <w:p w14:paraId="34E523D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设计系统总体架构，完成数据采集流程、统一湖仓存储结构及数据仓库分层设计</w:t>
                  </w:r>
                </w:p>
              </w:tc>
            </w:tr>
            <w:tr w14:paraId="0B3620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0" w:hRule="atLeast"/>
              </w:trPr>
              <w:tc>
                <w:tcPr>
                  <w:tcW w:w="910" w:type="dxa"/>
                  <w:tcBorders>
                    <w:top w:val="nil"/>
                    <w:left w:val="nil"/>
                    <w:bottom w:val="nil"/>
                    <w:right w:val="nil"/>
                  </w:tcBorders>
                  <w:shd w:val="clear" w:color="auto" w:fill="auto"/>
                  <w:vAlign w:val="center"/>
                </w:tcPr>
                <w:p w14:paraId="428E777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w:t>
                  </w:r>
                </w:p>
              </w:tc>
              <w:tc>
                <w:tcPr>
                  <w:tcW w:w="1630" w:type="dxa"/>
                  <w:tcBorders>
                    <w:top w:val="nil"/>
                    <w:left w:val="nil"/>
                    <w:bottom w:val="nil"/>
                    <w:right w:val="nil"/>
                  </w:tcBorders>
                  <w:shd w:val="clear" w:color="auto" w:fill="auto"/>
                  <w:vAlign w:val="center"/>
                </w:tcPr>
                <w:p w14:paraId="0C08318D">
                  <w:pPr>
                    <w:keepNext w:val="0"/>
                    <w:keepLines w:val="0"/>
                    <w:widowControl/>
                    <w:suppressLineNumbers w:val="0"/>
                    <w:jc w:val="center"/>
                    <w:textAlignment w:val="center"/>
                    <w:rPr>
                      <w:rFonts w:hint="default" w:ascii="宋体" w:hAnsi="宋体" w:eastAsia="宋体" w:cs="宋体"/>
                      <w:i w:val="0"/>
                      <w:iCs w:val="0"/>
                      <w:color w:val="000000" w:themeColor="text1"/>
                      <w:sz w:val="22"/>
                      <w:szCs w:val="22"/>
                      <w:u w:val="none"/>
                      <w:lang w:val="en-US"/>
                      <w14:textFill>
                        <w14:solidFill>
                          <w14:schemeClr w14:val="tx1"/>
                        </w14:solidFill>
                      </w14:textFill>
                    </w:rPr>
                  </w:pPr>
                  <w:r>
                    <w:rPr>
                      <w:rFonts w:hint="eastAsia" w:ascii="宋体" w:hAnsi="宋体" w:cs="宋体"/>
                      <w:i w:val="0"/>
                      <w:iCs w:val="0"/>
                      <w:color w:val="000000" w:themeColor="text1"/>
                      <w:kern w:val="0"/>
                      <w:sz w:val="22"/>
                      <w:szCs w:val="22"/>
                      <w:u w:val="none"/>
                      <w:lang w:val="en-US" w:eastAsia="zh-CN" w:bidi="ar"/>
                      <w14:textFill>
                        <w14:solidFill>
                          <w14:schemeClr w14:val="tx1"/>
                        </w14:solidFill>
                      </w14:textFill>
                    </w:rPr>
                    <w:t>2.02-2.15</w:t>
                  </w:r>
                </w:p>
              </w:tc>
              <w:tc>
                <w:tcPr>
                  <w:tcW w:w="5809" w:type="dxa"/>
                  <w:tcBorders>
                    <w:top w:val="nil"/>
                    <w:left w:val="nil"/>
                    <w:bottom w:val="nil"/>
                    <w:right w:val="nil"/>
                  </w:tcBorders>
                  <w:shd w:val="clear" w:color="auto" w:fill="auto"/>
                  <w:vAlign w:val="center"/>
                </w:tcPr>
                <w:p w14:paraId="6992941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搭建实验环境，完成广告数据采集与 Apache Hudi 存储层的实现</w:t>
                  </w:r>
                </w:p>
              </w:tc>
            </w:tr>
            <w:tr w14:paraId="0B6C51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0" w:hRule="atLeast"/>
              </w:trPr>
              <w:tc>
                <w:tcPr>
                  <w:tcW w:w="910" w:type="dxa"/>
                  <w:tcBorders>
                    <w:top w:val="nil"/>
                    <w:left w:val="nil"/>
                    <w:bottom w:val="nil"/>
                    <w:right w:val="nil"/>
                  </w:tcBorders>
                  <w:shd w:val="clear" w:color="auto" w:fill="auto"/>
                  <w:vAlign w:val="center"/>
                </w:tcPr>
                <w:p w14:paraId="2718D58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w:t>
                  </w:r>
                </w:p>
              </w:tc>
              <w:tc>
                <w:tcPr>
                  <w:tcW w:w="1630" w:type="dxa"/>
                  <w:tcBorders>
                    <w:top w:val="nil"/>
                    <w:left w:val="nil"/>
                    <w:bottom w:val="nil"/>
                    <w:right w:val="nil"/>
                  </w:tcBorders>
                  <w:shd w:val="clear" w:color="auto" w:fill="auto"/>
                  <w:vAlign w:val="center"/>
                </w:tcPr>
                <w:p w14:paraId="2869D11D">
                  <w:pPr>
                    <w:keepNext w:val="0"/>
                    <w:keepLines w:val="0"/>
                    <w:widowControl/>
                    <w:suppressLineNumbers w:val="0"/>
                    <w:jc w:val="center"/>
                    <w:textAlignment w:val="center"/>
                    <w:rPr>
                      <w:rFonts w:hint="default" w:ascii="宋体" w:hAnsi="宋体" w:eastAsia="宋体" w:cs="宋体"/>
                      <w:i w:val="0"/>
                      <w:iCs w:val="0"/>
                      <w:color w:val="000000" w:themeColor="text1"/>
                      <w:sz w:val="22"/>
                      <w:szCs w:val="22"/>
                      <w:u w:val="none"/>
                      <w:lang w:val="en-US"/>
                      <w14:textFill>
                        <w14:solidFill>
                          <w14:schemeClr w14:val="tx1"/>
                        </w14:solidFill>
                      </w14:textFill>
                    </w:rPr>
                  </w:pPr>
                  <w:r>
                    <w:rPr>
                      <w:rFonts w:hint="eastAsia" w:ascii="宋体" w:hAnsi="宋体" w:cs="宋体"/>
                      <w:i w:val="0"/>
                      <w:iCs w:val="0"/>
                      <w:color w:val="000000" w:themeColor="text1"/>
                      <w:kern w:val="0"/>
                      <w:sz w:val="22"/>
                      <w:szCs w:val="22"/>
                      <w:u w:val="none"/>
                      <w:lang w:val="en-US" w:eastAsia="zh-CN" w:bidi="ar"/>
                      <w14:textFill>
                        <w14:solidFill>
                          <w14:schemeClr w14:val="tx1"/>
                        </w14:solidFill>
                      </w14:textFill>
                    </w:rPr>
                    <w:t>2.16-3.1</w:t>
                  </w:r>
                </w:p>
              </w:tc>
              <w:tc>
                <w:tcPr>
                  <w:tcW w:w="5809" w:type="dxa"/>
                  <w:tcBorders>
                    <w:top w:val="nil"/>
                    <w:left w:val="nil"/>
                    <w:bottom w:val="nil"/>
                    <w:right w:val="nil"/>
                  </w:tcBorders>
                  <w:shd w:val="clear" w:color="auto" w:fill="auto"/>
                  <w:vAlign w:val="center"/>
                </w:tcPr>
                <w:p w14:paraId="375B463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实现实时数据处理模块和离线数据分析模块，完成核心指标统计功能</w:t>
                  </w:r>
                </w:p>
              </w:tc>
            </w:tr>
            <w:tr w14:paraId="34DD19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0" w:hRule="atLeast"/>
              </w:trPr>
              <w:tc>
                <w:tcPr>
                  <w:tcW w:w="910" w:type="dxa"/>
                  <w:tcBorders>
                    <w:top w:val="nil"/>
                    <w:left w:val="nil"/>
                    <w:bottom w:val="nil"/>
                    <w:right w:val="nil"/>
                  </w:tcBorders>
                  <w:shd w:val="clear" w:color="auto" w:fill="auto"/>
                  <w:vAlign w:val="center"/>
                </w:tcPr>
                <w:p w14:paraId="7971D8E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w:t>
                  </w:r>
                </w:p>
              </w:tc>
              <w:tc>
                <w:tcPr>
                  <w:tcW w:w="1630" w:type="dxa"/>
                  <w:tcBorders>
                    <w:top w:val="nil"/>
                    <w:left w:val="nil"/>
                    <w:bottom w:val="nil"/>
                    <w:right w:val="nil"/>
                  </w:tcBorders>
                  <w:shd w:val="clear" w:color="auto" w:fill="auto"/>
                  <w:vAlign w:val="center"/>
                </w:tcPr>
                <w:p w14:paraId="5991D5DD">
                  <w:pPr>
                    <w:keepNext w:val="0"/>
                    <w:keepLines w:val="0"/>
                    <w:widowControl/>
                    <w:suppressLineNumbers w:val="0"/>
                    <w:jc w:val="center"/>
                    <w:textAlignment w:val="center"/>
                    <w:rPr>
                      <w:rFonts w:hint="default" w:ascii="宋体" w:hAnsi="宋体" w:eastAsia="宋体" w:cs="宋体"/>
                      <w:i w:val="0"/>
                      <w:iCs w:val="0"/>
                      <w:color w:val="000000" w:themeColor="text1"/>
                      <w:sz w:val="22"/>
                      <w:szCs w:val="22"/>
                      <w:u w:val="none"/>
                      <w:lang w:val="en-US"/>
                      <w14:textFill>
                        <w14:solidFill>
                          <w14:schemeClr w14:val="tx1"/>
                        </w14:solidFill>
                      </w14:textFill>
                    </w:rPr>
                  </w:pPr>
                  <w:r>
                    <w:rPr>
                      <w:rFonts w:hint="eastAsia" w:ascii="宋体" w:hAnsi="宋体" w:cs="宋体"/>
                      <w:i w:val="0"/>
                      <w:iCs w:val="0"/>
                      <w:color w:val="000000" w:themeColor="text1"/>
                      <w:kern w:val="0"/>
                      <w:sz w:val="22"/>
                      <w:szCs w:val="22"/>
                      <w:u w:val="none"/>
                      <w:lang w:val="en-US" w:eastAsia="zh-CN" w:bidi="ar"/>
                      <w14:textFill>
                        <w14:solidFill>
                          <w14:schemeClr w14:val="tx1"/>
                        </w14:solidFill>
                      </w14:textFill>
                    </w:rPr>
                    <w:t>3.2-3.15</w:t>
                  </w:r>
                </w:p>
              </w:tc>
              <w:tc>
                <w:tcPr>
                  <w:tcW w:w="5809" w:type="dxa"/>
                  <w:tcBorders>
                    <w:top w:val="nil"/>
                    <w:left w:val="nil"/>
                    <w:bottom w:val="nil"/>
                    <w:right w:val="nil"/>
                  </w:tcBorders>
                  <w:shd w:val="clear" w:color="auto" w:fill="auto"/>
                  <w:vAlign w:val="center"/>
                </w:tcPr>
                <w:p w14:paraId="0922791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实现分析结果同步与可视化展示功能，进行系统功能测试与优化</w:t>
                  </w:r>
                </w:p>
              </w:tc>
            </w:tr>
            <w:tr w14:paraId="2E442A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0" w:hRule="atLeast"/>
              </w:trPr>
              <w:tc>
                <w:tcPr>
                  <w:tcW w:w="910" w:type="dxa"/>
                  <w:tcBorders>
                    <w:top w:val="nil"/>
                    <w:left w:val="nil"/>
                    <w:bottom w:val="nil"/>
                    <w:right w:val="nil"/>
                  </w:tcBorders>
                  <w:shd w:val="clear" w:color="auto" w:fill="auto"/>
                  <w:vAlign w:val="center"/>
                </w:tcPr>
                <w:p w14:paraId="045A67A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w:t>
                  </w:r>
                </w:p>
              </w:tc>
              <w:tc>
                <w:tcPr>
                  <w:tcW w:w="1630" w:type="dxa"/>
                  <w:tcBorders>
                    <w:top w:val="nil"/>
                    <w:left w:val="nil"/>
                    <w:bottom w:val="nil"/>
                    <w:right w:val="nil"/>
                  </w:tcBorders>
                  <w:shd w:val="clear" w:color="auto" w:fill="auto"/>
                  <w:vAlign w:val="center"/>
                </w:tcPr>
                <w:p w14:paraId="3FBB385B">
                  <w:pPr>
                    <w:keepNext w:val="0"/>
                    <w:keepLines w:val="0"/>
                    <w:widowControl/>
                    <w:suppressLineNumbers w:val="0"/>
                    <w:jc w:val="center"/>
                    <w:textAlignment w:val="center"/>
                    <w:rPr>
                      <w:rFonts w:hint="default" w:ascii="宋体" w:hAnsi="宋体" w:eastAsia="宋体" w:cs="宋体"/>
                      <w:i w:val="0"/>
                      <w:iCs w:val="0"/>
                      <w:color w:val="000000" w:themeColor="text1"/>
                      <w:sz w:val="22"/>
                      <w:szCs w:val="22"/>
                      <w:u w:val="none"/>
                      <w:lang w:val="en-US"/>
                      <w14:textFill>
                        <w14:solidFill>
                          <w14:schemeClr w14:val="tx1"/>
                        </w14:solidFill>
                      </w14:textFill>
                    </w:rPr>
                  </w:pPr>
                  <w:r>
                    <w:rPr>
                      <w:rFonts w:hint="eastAsia" w:ascii="宋体" w:hAnsi="宋体" w:cs="宋体"/>
                      <w:i w:val="0"/>
                      <w:iCs w:val="0"/>
                      <w:color w:val="000000" w:themeColor="text1"/>
                      <w:kern w:val="0"/>
                      <w:sz w:val="22"/>
                      <w:szCs w:val="22"/>
                      <w:u w:val="none"/>
                      <w:lang w:val="en-US" w:eastAsia="zh-CN" w:bidi="ar"/>
                      <w14:textFill>
                        <w14:solidFill>
                          <w14:schemeClr w14:val="tx1"/>
                        </w14:solidFill>
                      </w14:textFill>
                    </w:rPr>
                    <w:t>3.16-3.29</w:t>
                  </w:r>
                </w:p>
              </w:tc>
              <w:tc>
                <w:tcPr>
                  <w:tcW w:w="5809" w:type="dxa"/>
                  <w:tcBorders>
                    <w:top w:val="nil"/>
                    <w:left w:val="nil"/>
                    <w:bottom w:val="nil"/>
                    <w:right w:val="nil"/>
                  </w:tcBorders>
                  <w:shd w:val="clear" w:color="auto" w:fill="auto"/>
                  <w:vAlign w:val="center"/>
                </w:tcPr>
                <w:p w14:paraId="6C4DA82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整理实验结果，完成毕业设计论文初稿撰写</w:t>
                  </w:r>
                </w:p>
              </w:tc>
            </w:tr>
            <w:tr w14:paraId="589973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0" w:hRule="atLeast"/>
              </w:trPr>
              <w:tc>
                <w:tcPr>
                  <w:tcW w:w="910" w:type="dxa"/>
                  <w:tcBorders>
                    <w:top w:val="nil"/>
                    <w:left w:val="nil"/>
                    <w:bottom w:val="nil"/>
                    <w:right w:val="nil"/>
                  </w:tcBorders>
                  <w:shd w:val="clear" w:color="auto" w:fill="auto"/>
                  <w:vAlign w:val="center"/>
                </w:tcPr>
                <w:p w14:paraId="61554F2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w:t>
                  </w:r>
                </w:p>
              </w:tc>
              <w:tc>
                <w:tcPr>
                  <w:tcW w:w="1630" w:type="dxa"/>
                  <w:tcBorders>
                    <w:top w:val="nil"/>
                    <w:left w:val="nil"/>
                    <w:bottom w:val="nil"/>
                    <w:right w:val="nil"/>
                  </w:tcBorders>
                  <w:shd w:val="clear" w:color="auto" w:fill="auto"/>
                  <w:vAlign w:val="center"/>
                </w:tcPr>
                <w:p w14:paraId="6D0A222D">
                  <w:pPr>
                    <w:keepNext w:val="0"/>
                    <w:keepLines w:val="0"/>
                    <w:widowControl/>
                    <w:suppressLineNumbers w:val="0"/>
                    <w:jc w:val="center"/>
                    <w:textAlignment w:val="center"/>
                    <w:rPr>
                      <w:rFonts w:hint="default" w:ascii="宋体" w:hAnsi="宋体" w:eastAsia="宋体" w:cs="宋体"/>
                      <w:i w:val="0"/>
                      <w:iCs w:val="0"/>
                      <w:color w:val="000000" w:themeColor="text1"/>
                      <w:sz w:val="22"/>
                      <w:szCs w:val="22"/>
                      <w:u w:val="none"/>
                      <w:lang w:val="en-US" w:eastAsia="zh-CN"/>
                      <w14:textFill>
                        <w14:solidFill>
                          <w14:schemeClr w14:val="tx1"/>
                        </w14:solidFill>
                      </w14:textFill>
                    </w:rPr>
                  </w:pPr>
                  <w:r>
                    <w:rPr>
                      <w:rFonts w:hint="eastAsia" w:ascii="宋体" w:hAnsi="宋体" w:cs="宋体"/>
                      <w:i w:val="0"/>
                      <w:iCs w:val="0"/>
                      <w:color w:val="000000" w:themeColor="text1"/>
                      <w:sz w:val="22"/>
                      <w:szCs w:val="22"/>
                      <w:u w:val="none"/>
                      <w:lang w:val="en-US" w:eastAsia="zh-CN"/>
                      <w14:textFill>
                        <w14:solidFill>
                          <w14:schemeClr w14:val="tx1"/>
                        </w14:solidFill>
                      </w14:textFill>
                    </w:rPr>
                    <w:t>3.30以后</w:t>
                  </w:r>
                </w:p>
              </w:tc>
              <w:tc>
                <w:tcPr>
                  <w:tcW w:w="5809" w:type="dxa"/>
                  <w:tcBorders>
                    <w:top w:val="nil"/>
                    <w:left w:val="nil"/>
                    <w:bottom w:val="nil"/>
                    <w:right w:val="nil"/>
                  </w:tcBorders>
                  <w:shd w:val="clear" w:color="auto" w:fill="auto"/>
                  <w:vAlign w:val="center"/>
                </w:tcPr>
                <w:p w14:paraId="1B3B8E5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修改完善论文，准备毕业答辩材料，完成毕业设计答辩</w:t>
                  </w:r>
                </w:p>
              </w:tc>
            </w:tr>
          </w:tbl>
          <w:p w14:paraId="0413C66C">
            <w:pPr>
              <w:tabs>
                <w:tab w:val="left" w:pos="8568"/>
                <w:tab w:val="right" w:pos="10472"/>
              </w:tabs>
              <w:spacing w:line="300" w:lineRule="auto"/>
              <w:rPr>
                <w:rFonts w:hint="eastAsia" w:ascii="宋体" w:hAnsi="宋体"/>
                <w:bCs/>
                <w:sz w:val="24"/>
              </w:rPr>
            </w:pPr>
          </w:p>
          <w:p w14:paraId="2C4B881B">
            <w:pPr>
              <w:tabs>
                <w:tab w:val="left" w:pos="8568"/>
                <w:tab w:val="right" w:pos="10472"/>
              </w:tabs>
              <w:spacing w:line="300" w:lineRule="auto"/>
              <w:rPr>
                <w:rFonts w:hint="eastAsia" w:ascii="宋体" w:hAnsi="宋体"/>
                <w:bCs/>
                <w:sz w:val="24"/>
              </w:rPr>
            </w:pPr>
          </w:p>
          <w:p w14:paraId="03E4D077">
            <w:pPr>
              <w:tabs>
                <w:tab w:val="left" w:pos="8568"/>
                <w:tab w:val="right" w:pos="10472"/>
              </w:tabs>
              <w:spacing w:line="300" w:lineRule="auto"/>
              <w:rPr>
                <w:rFonts w:hint="eastAsia" w:ascii="宋体" w:hAnsi="宋体"/>
                <w:bCs/>
                <w:sz w:val="24"/>
              </w:rPr>
            </w:pPr>
          </w:p>
          <w:p w14:paraId="2A9DD695">
            <w:pPr>
              <w:tabs>
                <w:tab w:val="left" w:pos="8568"/>
                <w:tab w:val="right" w:pos="10472"/>
              </w:tabs>
              <w:spacing w:line="300" w:lineRule="auto"/>
              <w:rPr>
                <w:rFonts w:hint="eastAsia" w:ascii="宋体" w:hAnsi="宋体"/>
                <w:bCs/>
                <w:sz w:val="24"/>
              </w:rPr>
            </w:pPr>
          </w:p>
          <w:p w14:paraId="031D3A9F">
            <w:pPr>
              <w:tabs>
                <w:tab w:val="left" w:pos="8568"/>
                <w:tab w:val="right" w:pos="10472"/>
              </w:tabs>
              <w:spacing w:line="300" w:lineRule="auto"/>
              <w:rPr>
                <w:rFonts w:hint="eastAsia" w:ascii="宋体" w:hAnsi="宋体"/>
                <w:sz w:val="24"/>
              </w:rPr>
            </w:pPr>
          </w:p>
        </w:tc>
      </w:tr>
      <w:tr w14:paraId="05CB4FB5">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3" w:hRule="atLeast"/>
          <w:jc w:val="center"/>
        </w:trPr>
        <w:tc>
          <w:tcPr>
            <w:tcW w:w="8928" w:type="dxa"/>
            <w:gridSpan w:val="2"/>
            <w:noWrap w:val="0"/>
            <w:vAlign w:val="top"/>
          </w:tcPr>
          <w:p w14:paraId="41CBAACC">
            <w:pPr>
              <w:pStyle w:val="6"/>
              <w:tabs>
                <w:tab w:val="left" w:pos="8568"/>
                <w:tab w:val="right" w:pos="10472"/>
                <w:tab w:val="clear" w:pos="8640"/>
              </w:tabs>
              <w:spacing w:after="0" w:line="300" w:lineRule="auto"/>
              <w:ind w:firstLine="0" w:firstLineChars="0"/>
              <w:rPr>
                <w:rFonts w:hint="eastAsia" w:ascii="宋体" w:hAnsi="宋体" w:cs="Arial"/>
              </w:rPr>
            </w:pPr>
            <w:r>
              <w:rPr>
                <w:rFonts w:hint="eastAsia" w:ascii="宋体" w:hAnsi="宋体" w:cs="Arial"/>
              </w:rPr>
              <w:t>指导教师意见：</w:t>
            </w:r>
          </w:p>
          <w:p w14:paraId="32B0947A">
            <w:pPr>
              <w:tabs>
                <w:tab w:val="left" w:pos="8568"/>
                <w:tab w:val="right" w:pos="10472"/>
              </w:tabs>
              <w:spacing w:line="300" w:lineRule="auto"/>
              <w:ind w:firstLine="480" w:firstLineChars="200"/>
              <w:rPr>
                <w:rFonts w:hint="eastAsia" w:ascii="宋体" w:hAnsi="宋体" w:cs="Arial"/>
                <w:sz w:val="24"/>
              </w:rPr>
            </w:pPr>
          </w:p>
          <w:p w14:paraId="215E3E99">
            <w:pPr>
              <w:tabs>
                <w:tab w:val="left" w:pos="8568"/>
                <w:tab w:val="right" w:pos="10472"/>
              </w:tabs>
              <w:spacing w:line="300" w:lineRule="auto"/>
              <w:ind w:firstLine="480" w:firstLineChars="200"/>
              <w:rPr>
                <w:rFonts w:hint="eastAsia" w:ascii="宋体" w:hAnsi="宋体" w:cs="Arial"/>
                <w:sz w:val="24"/>
              </w:rPr>
            </w:pPr>
            <w:r>
              <w:rPr>
                <w:rFonts w:hint="eastAsia" w:ascii="宋体" w:hAnsi="宋体"/>
                <w:color w:val="0033CC"/>
                <w:sz w:val="24"/>
              </w:rPr>
              <w:t>请对选题意义、题目难度、采用研究方法是否合理、能否得到预期结果进行说明，最后建议是否同意开题。</w:t>
            </w:r>
          </w:p>
          <w:p w14:paraId="3F8F8724">
            <w:pPr>
              <w:tabs>
                <w:tab w:val="left" w:pos="8568"/>
                <w:tab w:val="right" w:pos="10472"/>
              </w:tabs>
              <w:spacing w:line="300" w:lineRule="auto"/>
              <w:ind w:firstLine="480" w:firstLineChars="200"/>
              <w:rPr>
                <w:rFonts w:hint="eastAsia" w:ascii="宋体" w:hAnsi="宋体" w:cs="Arial"/>
                <w:sz w:val="24"/>
              </w:rPr>
            </w:pPr>
          </w:p>
          <w:p w14:paraId="303D5BEC">
            <w:pPr>
              <w:tabs>
                <w:tab w:val="left" w:pos="8568"/>
                <w:tab w:val="right" w:pos="10472"/>
              </w:tabs>
              <w:spacing w:line="300" w:lineRule="auto"/>
              <w:ind w:firstLine="480" w:firstLineChars="200"/>
              <w:rPr>
                <w:rFonts w:hint="eastAsia" w:ascii="宋体" w:hAnsi="宋体" w:cs="Arial"/>
                <w:sz w:val="24"/>
              </w:rPr>
            </w:pPr>
          </w:p>
          <w:p w14:paraId="279DCB1A">
            <w:pPr>
              <w:tabs>
                <w:tab w:val="left" w:pos="8568"/>
                <w:tab w:val="right" w:pos="10472"/>
              </w:tabs>
              <w:spacing w:line="300" w:lineRule="auto"/>
              <w:ind w:firstLine="480" w:firstLineChars="200"/>
              <w:rPr>
                <w:rFonts w:hint="eastAsia" w:ascii="宋体" w:hAnsi="宋体" w:cs="Arial"/>
                <w:sz w:val="24"/>
              </w:rPr>
            </w:pPr>
          </w:p>
          <w:p w14:paraId="14BB7636">
            <w:pPr>
              <w:pStyle w:val="6"/>
              <w:tabs>
                <w:tab w:val="left" w:pos="8568"/>
                <w:tab w:val="right" w:pos="10472"/>
                <w:tab w:val="clear" w:pos="8640"/>
              </w:tabs>
              <w:spacing w:after="0" w:line="300" w:lineRule="auto"/>
              <w:ind w:firstLine="5472" w:firstLineChars="2319"/>
              <w:rPr>
                <w:rFonts w:hint="eastAsia" w:ascii="宋体" w:hAnsi="宋体" w:cs="Arial"/>
              </w:rPr>
            </w:pPr>
            <w:r>
              <w:rPr>
                <w:rFonts w:hint="eastAsia" w:ascii="宋体" w:hAnsi="宋体" w:cs="Arial"/>
              </w:rPr>
              <w:t>指导教师签名：</w:t>
            </w:r>
          </w:p>
          <w:p w14:paraId="08EEACDB">
            <w:pPr>
              <w:pStyle w:val="6"/>
              <w:tabs>
                <w:tab w:val="left" w:pos="8568"/>
                <w:tab w:val="right" w:pos="10472"/>
                <w:tab w:val="clear" w:pos="8640"/>
              </w:tabs>
              <w:wordWrap w:val="0"/>
              <w:adjustRightInd w:val="0"/>
              <w:snapToGrid w:val="0"/>
              <w:spacing w:after="100" w:afterAutospacing="1" w:line="300" w:lineRule="auto"/>
              <w:ind w:firstLine="472" w:firstLineChars="200"/>
              <w:jc w:val="right"/>
              <w:rPr>
                <w:rFonts w:hint="eastAsia" w:ascii="宋体" w:hAnsi="宋体" w:cs="Arial"/>
              </w:rPr>
            </w:pPr>
            <w:r>
              <w:rPr>
                <w:rFonts w:hint="eastAsia" w:ascii="宋体" w:hAnsi="宋体" w:cs="Arial"/>
              </w:rPr>
              <w:t>年  月  日</w:t>
            </w:r>
          </w:p>
        </w:tc>
      </w:tr>
    </w:tbl>
    <w:p w14:paraId="773C300C">
      <w:pPr>
        <w:tabs>
          <w:tab w:val="left" w:pos="8568"/>
        </w:tabs>
        <w:spacing w:line="300" w:lineRule="auto"/>
        <w:rPr>
          <w:rFonts w:hint="eastAsia" w:ascii="宋体" w:hAnsi="宋体"/>
          <w:sz w:val="24"/>
        </w:rPr>
      </w:pPr>
    </w:p>
    <w:sectPr>
      <w:headerReference r:id="rId5" w:type="default"/>
      <w:footerReference r:id="rId6" w:type="default"/>
      <w:footerReference r:id="rId7" w:type="even"/>
      <w:pgSz w:w="11906" w:h="16838"/>
      <w:pgMar w:top="1440" w:right="1440" w:bottom="1440" w:left="1440" w:header="851" w:footer="992" w:gutter="0"/>
      <w:pgNumType w:start="1"/>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悟天克斯^" w:date="2025-12-25T10:07:21Z" w:initials="">
    <w:p w14:paraId="6D4CEC13">
      <w:pPr>
        <w:pStyle w:val="5"/>
        <w:rPr>
          <w:rFonts w:hint="default" w:eastAsia="宋体"/>
          <w:lang w:val="en-US" w:eastAsia="zh-CN"/>
        </w:rPr>
      </w:pPr>
      <w:r>
        <w:rPr>
          <w:rFonts w:hint="eastAsia"/>
          <w:lang w:val="en-US" w:eastAsia="zh-CN"/>
        </w:rPr>
        <w:t>Lake House</w:t>
      </w:r>
    </w:p>
  </w:comment>
  <w:comment w:id="1" w:author="悟天克斯^" w:date="2025-12-25T10:16:28Z" w:initials="">
    <w:p w14:paraId="246D0BDA">
      <w:pPr>
        <w:pStyle w:val="5"/>
        <w:numPr>
          <w:ilvl w:val="0"/>
          <w:numId w:val="1"/>
        </w:numPr>
        <w:rPr>
          <w:rFonts w:hint="eastAsia"/>
          <w:lang w:val="en-US" w:eastAsia="zh-CN"/>
        </w:rPr>
      </w:pPr>
      <w:r>
        <w:rPr>
          <w:rFonts w:hint="eastAsia"/>
          <w:lang w:val="en-US" w:eastAsia="zh-CN"/>
        </w:rPr>
        <w:t>参考文献格式有问题，参考我发给你的文档中的电子文献引用格式修改</w:t>
      </w:r>
    </w:p>
    <w:p w14:paraId="61B58698">
      <w:pPr>
        <w:pStyle w:val="5"/>
        <w:numPr>
          <w:ilvl w:val="0"/>
          <w:numId w:val="1"/>
        </w:numPr>
        <w:rPr>
          <w:rFonts w:hint="default"/>
          <w:lang w:val="en-US" w:eastAsia="zh-CN"/>
        </w:rPr>
      </w:pPr>
      <w:r>
        <w:rPr>
          <w:rFonts w:hint="eastAsia"/>
          <w:lang w:val="en-US" w:eastAsia="zh-CN"/>
        </w:rPr>
        <w:t>全部都是电子文献不太合适，最好找一些其他类型的文献</w:t>
      </w:r>
    </w:p>
  </w:comment>
  <w:comment w:id="2" w:author="曙光或者万宝路" w:date="2025-12-25T18:40:50Z" w:initials="">
    <w:p w14:paraId="36792023">
      <w:pPr>
        <w:tabs>
          <w:tab w:val="left" w:pos="8568"/>
          <w:tab w:val="center" w:pos="8640"/>
        </w:tabs>
        <w:spacing w:before="120"/>
        <w:ind w:firstLine="420" w:firstLineChars="200"/>
        <w:jc w:val="left"/>
        <w:rPr>
          <w:rFonts w:ascii="Times New Roman" w:hAnsi="Times New Roman"/>
          <w:b/>
          <w:color w:val="0000FF"/>
          <w:szCs w:val="24"/>
        </w:rPr>
      </w:pPr>
      <w:r>
        <w:rPr>
          <w:rFonts w:hint="eastAsia"/>
          <w:lang w:val="en-US" w:eastAsia="zh-CN"/>
        </w:rPr>
        <w:t>论文要求：</w:t>
      </w:r>
      <w:r>
        <w:rPr>
          <w:rFonts w:ascii="Times New Roman" w:hAnsi="宋体"/>
          <w:color w:val="0000FF"/>
          <w:szCs w:val="24"/>
        </w:rPr>
        <w:t>中文用小四宋体，数字和英文用</w:t>
      </w:r>
      <w:r>
        <w:rPr>
          <w:rFonts w:ascii="Times New Roman" w:hAnsi="Times New Roman"/>
          <w:color w:val="0000FF"/>
          <w:szCs w:val="24"/>
        </w:rPr>
        <w:t>Times New Roman字体,1.25</w:t>
      </w:r>
      <w:r>
        <w:rPr>
          <w:rFonts w:ascii="Times New Roman" w:hAnsi="宋体"/>
          <w:color w:val="0000FF"/>
          <w:szCs w:val="24"/>
        </w:rPr>
        <w:t>倍行间距。</w:t>
      </w:r>
      <w:r>
        <w:rPr>
          <w:rFonts w:hint="eastAsia" w:ascii="Times New Roman" w:hAnsi="宋体"/>
          <w:b/>
          <w:color w:val="0000FF"/>
          <w:szCs w:val="24"/>
        </w:rPr>
        <w:t>文献中标点符号在英文状态下输入。</w:t>
      </w:r>
    </w:p>
    <w:p w14:paraId="623CB9F6">
      <w:pPr>
        <w:tabs>
          <w:tab w:val="right" w:pos="8640"/>
        </w:tabs>
        <w:adjustRightInd w:val="0"/>
        <w:spacing w:line="300" w:lineRule="auto"/>
        <w:ind w:firstLine="420" w:firstLineChars="200"/>
        <w:rPr>
          <w:rFonts w:ascii="Times New Roman" w:hAnsi="Times New Roman"/>
          <w:bCs/>
          <w:color w:val="0000FF"/>
          <w:szCs w:val="24"/>
        </w:rPr>
      </w:pPr>
      <w:r>
        <w:rPr>
          <w:rFonts w:ascii="Times New Roman" w:hAnsi="宋体"/>
          <w:bCs/>
          <w:color w:val="0000FF"/>
          <w:szCs w:val="24"/>
        </w:rPr>
        <w:t>参考文献排序中文参考文献在前（按作者姓氏汉语拼音首字母先后顺序排序），英文参考文献在后（按作者姓首字母先后顺序排序）。参考文献前不加</w:t>
      </w:r>
      <w:r>
        <w:rPr>
          <w:rFonts w:ascii="Times New Roman" w:hAnsi="Times New Roman"/>
          <w:bCs/>
          <w:color w:val="0000FF"/>
          <w:szCs w:val="24"/>
        </w:rPr>
        <w:t>[1][2]...</w:t>
      </w:r>
    </w:p>
    <w:p w14:paraId="3B833E83">
      <w:pPr>
        <w:tabs>
          <w:tab w:val="right" w:pos="8640"/>
        </w:tabs>
        <w:adjustRightInd w:val="0"/>
        <w:spacing w:line="300" w:lineRule="auto"/>
        <w:ind w:firstLine="420" w:firstLineChars="200"/>
        <w:rPr>
          <w:rFonts w:ascii="Times New Roman" w:hAnsi="Times New Roman"/>
          <w:bCs/>
          <w:color w:val="0000FF"/>
          <w:szCs w:val="24"/>
        </w:rPr>
      </w:pPr>
      <w:r>
        <w:rPr>
          <w:rFonts w:ascii="Times New Roman" w:hAnsi="宋体"/>
          <w:bCs/>
          <w:color w:val="0000FF"/>
          <w:szCs w:val="24"/>
        </w:rPr>
        <w:t>参考文献数量</w:t>
      </w:r>
      <w:r>
        <w:rPr>
          <w:rFonts w:ascii="Times New Roman" w:hAnsi="Times New Roman"/>
          <w:bCs/>
          <w:color w:val="0000FF"/>
          <w:szCs w:val="24"/>
        </w:rPr>
        <w:t>15</w:t>
      </w:r>
      <w:r>
        <w:rPr>
          <w:rFonts w:ascii="Times New Roman" w:hAnsi="宋体"/>
          <w:bCs/>
          <w:color w:val="0000FF"/>
          <w:szCs w:val="24"/>
        </w:rPr>
        <w:t>篇以上。</w:t>
      </w:r>
    </w:p>
    <w:p w14:paraId="26E40E6D">
      <w:pPr>
        <w:pStyle w:val="5"/>
        <w:rPr>
          <w:rFonts w:hint="default" w:eastAsia="宋体"/>
          <w:lang w:val="en-US" w:eastAsia="zh-CN"/>
        </w:rPr>
      </w:pPr>
      <w:r>
        <w:rPr>
          <w:rFonts w:hint="eastAsia"/>
          <w:lang w:val="en-US" w:eastAsia="zh-CN"/>
        </w:rPr>
        <w:t>已严格按照要求进行修订</w:t>
      </w:r>
    </w:p>
  </w:comment>
  <w:comment w:id="3" w:author="悟天克斯^" w:date="2025-12-25T10:25:14Z" w:initials="">
    <w:p w14:paraId="53C1ED2A">
      <w:pPr>
        <w:pStyle w:val="5"/>
        <w:rPr>
          <w:rFonts w:hint="default" w:eastAsia="宋体"/>
          <w:lang w:val="en-US" w:eastAsia="zh-CN"/>
        </w:rPr>
      </w:pPr>
      <w:r>
        <w:rPr>
          <w:rFonts w:hint="eastAsia"/>
          <w:lang w:val="en-US" w:eastAsia="zh-CN"/>
        </w:rPr>
        <w:t>5.1</w:t>
      </w:r>
    </w:p>
  </w:comment>
  <w:comment w:id="4" w:author="悟天克斯^" w:date="2025-12-25T10:39:02Z" w:initials="">
    <w:p w14:paraId="39571DE9">
      <w:pPr>
        <w:tabs>
          <w:tab w:val="left" w:pos="8568"/>
          <w:tab w:val="right" w:pos="10472"/>
        </w:tabs>
        <w:spacing w:line="300" w:lineRule="auto"/>
        <w:rPr>
          <w:rFonts w:hint="default" w:eastAsia="宋体"/>
          <w:lang w:val="en-US" w:eastAsia="zh-CN"/>
        </w:rPr>
      </w:pPr>
      <w:r>
        <w:rPr>
          <w:rFonts w:hint="eastAsia"/>
          <w:lang w:val="en-US" w:eastAsia="zh-CN"/>
        </w:rPr>
        <w:t>改成具体日期更明确一些。</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D4CEC13" w15:done="1"/>
  <w15:commentEx w15:paraId="61B58698" w15:done="1"/>
  <w15:commentEx w15:paraId="26E40E6D" w15:done="0" w15:paraIdParent="61B58698"/>
  <w15:commentEx w15:paraId="53C1ED2A" w15:done="1"/>
  <w15:commentEx w15:paraId="39571DE9" w15:done="1"/>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83" w:usb1="288F0000" w:usb2="00000006" w:usb3="00000000" w:csb0="00040001" w:csb1="00000000"/>
  </w:font>
  <w:font w:name="华文中宋">
    <w:panose1 w:val="02010600040101010101"/>
    <w:charset w:val="86"/>
    <w:family w:val="auto"/>
    <w:pitch w:val="default"/>
    <w:sig w:usb0="00000287" w:usb1="080F0000" w:usb2="00000000" w:usb3="00000000" w:csb0="0004009F" w:csb1="DFD70000"/>
  </w:font>
  <w:font w:name="Wingdings 2">
    <w:panose1 w:val="05020102010507070707"/>
    <w:charset w:val="02"/>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A92497">
    <w:pPr>
      <w:pStyle w:val="7"/>
      <w:framePr w:wrap="around" w:vAnchor="text" w:hAnchor="margin" w:xAlign="center" w:y="1"/>
      <w:rPr>
        <w:rStyle w:val="15"/>
      </w:rPr>
    </w:pPr>
    <w:r>
      <w:rPr>
        <w:rStyle w:val="15"/>
      </w:rPr>
      <w:fldChar w:fldCharType="begin"/>
    </w:r>
    <w:r>
      <w:rPr>
        <w:rStyle w:val="15"/>
      </w:rPr>
      <w:instrText xml:space="preserve">PAGE  </w:instrText>
    </w:r>
    <w:r>
      <w:rPr>
        <w:rStyle w:val="15"/>
      </w:rPr>
      <w:fldChar w:fldCharType="separate"/>
    </w:r>
    <w:r>
      <w:rPr>
        <w:rStyle w:val="15"/>
      </w:rPr>
      <w:t>2</w:t>
    </w:r>
    <w:r>
      <w:rPr>
        <w:rStyle w:val="15"/>
      </w:rPr>
      <w:fldChar w:fldCharType="end"/>
    </w:r>
  </w:p>
  <w:p w14:paraId="7CDA4A61">
    <w:pPr>
      <w:pStyle w:val="7"/>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554CE">
    <w:pPr>
      <w:pStyle w:val="7"/>
      <w:framePr w:wrap="around" w:vAnchor="text" w:hAnchor="margin" w:xAlign="center" w:y="1"/>
      <w:rPr>
        <w:rStyle w:val="15"/>
      </w:rPr>
    </w:pPr>
    <w:r>
      <w:rPr>
        <w:rStyle w:val="15"/>
      </w:rPr>
      <w:fldChar w:fldCharType="begin"/>
    </w:r>
    <w:r>
      <w:rPr>
        <w:rStyle w:val="15"/>
      </w:rPr>
      <w:instrText xml:space="preserve">PAGE  </w:instrText>
    </w:r>
    <w:r>
      <w:rPr>
        <w:rStyle w:val="15"/>
      </w:rPr>
      <w:fldChar w:fldCharType="end"/>
    </w:r>
  </w:p>
  <w:p w14:paraId="5D23ED23">
    <w:pPr>
      <w:pStyle w:val="7"/>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82291">
    <w:pPr>
      <w:pStyle w:val="8"/>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0F4645"/>
    <w:multiLevelType w:val="singleLevel"/>
    <w:tmpl w:val="A90F4645"/>
    <w:lvl w:ilvl="0" w:tentative="0">
      <w:start w:val="1"/>
      <w:numFmt w:val="decimal"/>
      <w:lvlText w:val="%1."/>
      <w:lvlJc w:val="left"/>
      <w:pPr>
        <w:tabs>
          <w:tab w:val="left" w:pos="312"/>
        </w:tabs>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悟天克斯^">
    <w15:presenceInfo w15:providerId="WPS Office" w15:userId="3164098866"/>
  </w15:person>
  <w15:person w15:author="曙光或者万宝路">
    <w15:presenceInfo w15:providerId="WPS Office" w15:userId="62676607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RmYTAyODM5YjlmODdlNmFjYmZlNDMyOTc2NTAwMWYifQ=="/>
  </w:docVars>
  <w:rsids>
    <w:rsidRoot w:val="00DA4893"/>
    <w:rsid w:val="000019B9"/>
    <w:rsid w:val="00033578"/>
    <w:rsid w:val="00044561"/>
    <w:rsid w:val="00044998"/>
    <w:rsid w:val="00044DDF"/>
    <w:rsid w:val="00065070"/>
    <w:rsid w:val="00082519"/>
    <w:rsid w:val="000B60FC"/>
    <w:rsid w:val="000C589D"/>
    <w:rsid w:val="000D31F4"/>
    <w:rsid w:val="000E0EA7"/>
    <w:rsid w:val="000F08CF"/>
    <w:rsid w:val="001126AD"/>
    <w:rsid w:val="001144A6"/>
    <w:rsid w:val="001241D4"/>
    <w:rsid w:val="00151364"/>
    <w:rsid w:val="001603B1"/>
    <w:rsid w:val="0018081C"/>
    <w:rsid w:val="001D2417"/>
    <w:rsid w:val="001F372A"/>
    <w:rsid w:val="002140AE"/>
    <w:rsid w:val="00237A68"/>
    <w:rsid w:val="002524E4"/>
    <w:rsid w:val="002635BC"/>
    <w:rsid w:val="00266038"/>
    <w:rsid w:val="0027040E"/>
    <w:rsid w:val="002B3A95"/>
    <w:rsid w:val="002D3A82"/>
    <w:rsid w:val="002D4AA7"/>
    <w:rsid w:val="00322F6F"/>
    <w:rsid w:val="0033431B"/>
    <w:rsid w:val="003502F1"/>
    <w:rsid w:val="00370C87"/>
    <w:rsid w:val="00376B05"/>
    <w:rsid w:val="00385C18"/>
    <w:rsid w:val="00395A61"/>
    <w:rsid w:val="003B1F16"/>
    <w:rsid w:val="003C5B82"/>
    <w:rsid w:val="003D2135"/>
    <w:rsid w:val="003E1593"/>
    <w:rsid w:val="003E3982"/>
    <w:rsid w:val="003F2F0D"/>
    <w:rsid w:val="0042588C"/>
    <w:rsid w:val="00434DEB"/>
    <w:rsid w:val="004475FF"/>
    <w:rsid w:val="004571E5"/>
    <w:rsid w:val="0048713F"/>
    <w:rsid w:val="0049345F"/>
    <w:rsid w:val="004D09D3"/>
    <w:rsid w:val="004E4BD0"/>
    <w:rsid w:val="004F2EF4"/>
    <w:rsid w:val="00504011"/>
    <w:rsid w:val="00563C6A"/>
    <w:rsid w:val="00567CEF"/>
    <w:rsid w:val="0057789E"/>
    <w:rsid w:val="005854EA"/>
    <w:rsid w:val="0058720A"/>
    <w:rsid w:val="005B1DA5"/>
    <w:rsid w:val="005C2654"/>
    <w:rsid w:val="005F32DE"/>
    <w:rsid w:val="006162B1"/>
    <w:rsid w:val="0062041B"/>
    <w:rsid w:val="00623C95"/>
    <w:rsid w:val="00653A38"/>
    <w:rsid w:val="006570D2"/>
    <w:rsid w:val="006879C6"/>
    <w:rsid w:val="006A43B9"/>
    <w:rsid w:val="006A634C"/>
    <w:rsid w:val="006B41B2"/>
    <w:rsid w:val="006C340D"/>
    <w:rsid w:val="00722110"/>
    <w:rsid w:val="007641E7"/>
    <w:rsid w:val="007865FD"/>
    <w:rsid w:val="007C6AE2"/>
    <w:rsid w:val="007F6C09"/>
    <w:rsid w:val="008007CE"/>
    <w:rsid w:val="00807A00"/>
    <w:rsid w:val="00810E42"/>
    <w:rsid w:val="00874598"/>
    <w:rsid w:val="008A02A2"/>
    <w:rsid w:val="008B6B6E"/>
    <w:rsid w:val="008C25A6"/>
    <w:rsid w:val="008C35E1"/>
    <w:rsid w:val="008D57CD"/>
    <w:rsid w:val="008F1831"/>
    <w:rsid w:val="0091253D"/>
    <w:rsid w:val="00925021"/>
    <w:rsid w:val="00931F44"/>
    <w:rsid w:val="00963221"/>
    <w:rsid w:val="009964EB"/>
    <w:rsid w:val="009A0FDF"/>
    <w:rsid w:val="009A2C70"/>
    <w:rsid w:val="009A4818"/>
    <w:rsid w:val="009A5243"/>
    <w:rsid w:val="009C68B3"/>
    <w:rsid w:val="009E5BF1"/>
    <w:rsid w:val="00A077DC"/>
    <w:rsid w:val="00A14EBC"/>
    <w:rsid w:val="00A212CD"/>
    <w:rsid w:val="00A25C43"/>
    <w:rsid w:val="00A656E7"/>
    <w:rsid w:val="00A76A07"/>
    <w:rsid w:val="00A95CD0"/>
    <w:rsid w:val="00AB48B0"/>
    <w:rsid w:val="00AF7C3C"/>
    <w:rsid w:val="00B11115"/>
    <w:rsid w:val="00B21E55"/>
    <w:rsid w:val="00B24CE4"/>
    <w:rsid w:val="00B31A3C"/>
    <w:rsid w:val="00B378F8"/>
    <w:rsid w:val="00B37F8B"/>
    <w:rsid w:val="00B51FFB"/>
    <w:rsid w:val="00B8365F"/>
    <w:rsid w:val="00B85CE1"/>
    <w:rsid w:val="00B91C34"/>
    <w:rsid w:val="00B96D9F"/>
    <w:rsid w:val="00BA74C0"/>
    <w:rsid w:val="00BC0073"/>
    <w:rsid w:val="00BD2157"/>
    <w:rsid w:val="00BE721E"/>
    <w:rsid w:val="00BF2A86"/>
    <w:rsid w:val="00C31190"/>
    <w:rsid w:val="00C431AE"/>
    <w:rsid w:val="00C51DD5"/>
    <w:rsid w:val="00C620C4"/>
    <w:rsid w:val="00C86DE1"/>
    <w:rsid w:val="00C940EC"/>
    <w:rsid w:val="00CB240F"/>
    <w:rsid w:val="00CE5BA7"/>
    <w:rsid w:val="00CF4283"/>
    <w:rsid w:val="00D05548"/>
    <w:rsid w:val="00D24A0A"/>
    <w:rsid w:val="00D25203"/>
    <w:rsid w:val="00D42877"/>
    <w:rsid w:val="00D754C0"/>
    <w:rsid w:val="00D92CC5"/>
    <w:rsid w:val="00D95433"/>
    <w:rsid w:val="00D974F6"/>
    <w:rsid w:val="00DA4893"/>
    <w:rsid w:val="00DB4E31"/>
    <w:rsid w:val="00DF3E99"/>
    <w:rsid w:val="00E0567F"/>
    <w:rsid w:val="00E15629"/>
    <w:rsid w:val="00E23CE9"/>
    <w:rsid w:val="00E33F55"/>
    <w:rsid w:val="00E756FA"/>
    <w:rsid w:val="00E85B14"/>
    <w:rsid w:val="00E87A22"/>
    <w:rsid w:val="00E92CDF"/>
    <w:rsid w:val="00E958CB"/>
    <w:rsid w:val="00EA4CFB"/>
    <w:rsid w:val="00EB6DEF"/>
    <w:rsid w:val="00EE09E3"/>
    <w:rsid w:val="00F13A62"/>
    <w:rsid w:val="00F47D13"/>
    <w:rsid w:val="00F66147"/>
    <w:rsid w:val="00F95688"/>
    <w:rsid w:val="00FA286C"/>
    <w:rsid w:val="00FC076D"/>
    <w:rsid w:val="00FC40DE"/>
    <w:rsid w:val="00FE361C"/>
    <w:rsid w:val="00FF0E72"/>
    <w:rsid w:val="00FF2002"/>
    <w:rsid w:val="00FF6225"/>
    <w:rsid w:val="08217A65"/>
    <w:rsid w:val="0B3F209C"/>
    <w:rsid w:val="0E1E4428"/>
    <w:rsid w:val="0EAB2050"/>
    <w:rsid w:val="124F0D1F"/>
    <w:rsid w:val="16DE4297"/>
    <w:rsid w:val="202E1056"/>
    <w:rsid w:val="216B51C1"/>
    <w:rsid w:val="29EE6148"/>
    <w:rsid w:val="2C2A08D8"/>
    <w:rsid w:val="31C456B1"/>
    <w:rsid w:val="48CC7EBA"/>
    <w:rsid w:val="48E24AE1"/>
    <w:rsid w:val="4E7A41DD"/>
    <w:rsid w:val="508A090F"/>
    <w:rsid w:val="51F1376A"/>
    <w:rsid w:val="53633B26"/>
    <w:rsid w:val="566E2E21"/>
    <w:rsid w:val="5AB67D0C"/>
    <w:rsid w:val="5EF77271"/>
    <w:rsid w:val="6DCB1C3F"/>
    <w:rsid w:val="6DCC3677"/>
    <w:rsid w:val="74281823"/>
    <w:rsid w:val="7CA02DA1"/>
    <w:rsid w:val="7ED9081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3">
    <w:name w:val="Default Paragraph Font"/>
    <w:semiHidden/>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annotation text"/>
    <w:basedOn w:val="1"/>
    <w:qFormat/>
    <w:uiPriority w:val="0"/>
    <w:pPr>
      <w:jc w:val="left"/>
    </w:pPr>
  </w:style>
  <w:style w:type="paragraph" w:styleId="6">
    <w:name w:val="Body Text"/>
    <w:basedOn w:val="1"/>
    <w:qFormat/>
    <w:uiPriority w:val="0"/>
    <w:pPr>
      <w:widowControl/>
      <w:tabs>
        <w:tab w:val="right" w:pos="8640"/>
      </w:tabs>
      <w:spacing w:after="280" w:line="360" w:lineRule="auto"/>
      <w:ind w:firstLine="400" w:firstLineChars="400"/>
    </w:pPr>
    <w:rPr>
      <w:rFonts w:ascii="Arial" w:hAnsi="Arial"/>
      <w:spacing w:val="-2"/>
      <w:kern w:val="0"/>
      <w:sz w:val="24"/>
    </w:r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9">
    <w:name w:val="toc 1"/>
    <w:basedOn w:val="1"/>
    <w:semiHidden/>
    <w:qFormat/>
    <w:uiPriority w:val="0"/>
    <w:pPr>
      <w:widowControl/>
      <w:tabs>
        <w:tab w:val="right" w:leader="hyphen" w:pos="7616"/>
      </w:tabs>
      <w:spacing w:line="300" w:lineRule="auto"/>
      <w:ind w:right="-115" w:rightChars="-55"/>
      <w:jc w:val="left"/>
    </w:pPr>
    <w:rPr>
      <w:rFonts w:ascii="宋体" w:hAnsi="宋体"/>
      <w:spacing w:val="-2"/>
      <w:kern w:val="0"/>
      <w:sz w:val="24"/>
    </w:r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page number"/>
    <w:basedOn w:val="13"/>
    <w:qFormat/>
    <w:uiPriority w:val="0"/>
  </w:style>
  <w:style w:type="character" w:styleId="16">
    <w:name w:val="Emphasis"/>
    <w:basedOn w:val="13"/>
    <w:qFormat/>
    <w:uiPriority w:val="0"/>
    <w:rPr>
      <w:i/>
    </w:rPr>
  </w:style>
  <w:style w:type="character" w:styleId="17">
    <w:name w:val="Hyperlink"/>
    <w:basedOn w:val="13"/>
    <w:qFormat/>
    <w:uiPriority w:val="0"/>
    <w:rPr>
      <w:color w:val="0000FF"/>
      <w:u w:val="single"/>
      <w:lang w:eastAsia="zh-CN"/>
    </w:rPr>
  </w:style>
  <w:style w:type="paragraph" w:customStyle="1" w:styleId="18">
    <w:name w:val="标题1"/>
    <w:basedOn w:val="1"/>
    <w:qFormat/>
    <w:uiPriority w:val="0"/>
    <w:pPr>
      <w:keepNext/>
      <w:widowControl/>
      <w:tabs>
        <w:tab w:val="left" w:pos="8568"/>
      </w:tabs>
      <w:spacing w:line="300" w:lineRule="auto"/>
      <w:ind w:firstLine="471"/>
      <w:jc w:val="center"/>
      <w:outlineLvl w:val="0"/>
    </w:pPr>
    <w:rPr>
      <w:rFonts w:ascii="宋体" w:hAnsi="宋体"/>
      <w:b/>
      <w:spacing w:val="-2"/>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hncy</Company>
  <Pages>8</Pages>
  <Words>5177</Words>
  <Characters>7368</Characters>
  <Lines>3</Lines>
  <Paragraphs>1</Paragraphs>
  <TotalTime>24</TotalTime>
  <ScaleCrop>false</ScaleCrop>
  <LinksUpToDate>false</LinksUpToDate>
  <CharactersWithSpaces>7786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2008-05-23T05:12:00Z</dcterms:created>
  <dc:creator>jw</dc:creator>
  <cp:lastModifiedBy>悟天克斯^</cp:lastModifiedBy>
  <cp:lastPrinted>2008-05-22T03:55:00Z</cp:lastPrinted>
  <dcterms:modified xsi:type="dcterms:W3CDTF">2025-12-26T04:55:34Z</dcterms:modified>
  <dc:title>关于进一步加强毕业论文（设计）管理，提高</dc:title>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CC419BE65AAC496F9BBC66A980BAE09F_13</vt:lpwstr>
  </property>
  <property fmtid="{D5CDD505-2E9C-101B-9397-08002B2CF9AE}" pid="4" name="KSOTemplateDocerSaveRecord">
    <vt:lpwstr>eyJoZGlkIjoiN2UzNDQ5YTExMWViOTY1MWE3YTU5ZGMyZDQ5YWQ3YzYiLCJ1c2VySWQiOiIxMzk2ODMzOTk1In0=</vt:lpwstr>
  </property>
</Properties>
</file>